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T</w:t>
      </w:r>
      <w:r w:rsidDel="00000000" w:rsidR="00000000" w:rsidRPr="00000000">
        <w:rPr>
          <w:sz w:val="28"/>
          <w:szCs w:val="28"/>
          <w:rtl w:val="0"/>
        </w:rPr>
        <w:t xml:space="preserve">he African Genomics Medicine Portal: grounding the computational environment for precision medicine in Africa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color w:val="ff0000"/>
        </w:rPr>
      </w:pPr>
      <w:r w:rsidDel="00000000" w:rsidR="00000000" w:rsidRPr="00000000">
        <w:rPr>
          <w:color w:val="ff0000"/>
          <w:rtl w:val="0"/>
        </w:rPr>
        <w:t xml:space="preserve">List and order of authors: to be determined after the writing of the paper and discussion in Editorial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Editorial Team Volunteers: Samar, Faisal, Kais, Nicky, Fouzia, Houcem, Jorge, Yosr, Michael, Judit</w:t>
      </w:r>
      <w:sdt>
        <w:sdtPr>
          <w:tag w:val="goog_rdk_0"/>
        </w:sdtPr>
        <w:sdtContent>
          <w:ins w:author="Yasmina Jaufeerally Fakim" w:id="0" w:date="2021-07-07T13:49:10Z">
            <w:r w:rsidDel="00000000" w:rsidR="00000000" w:rsidRPr="00000000">
              <w:rPr>
                <w:rtl w:val="0"/>
              </w:rPr>
              <w:t xml:space="preserve">, Yasmina</w:t>
            </w:r>
          </w:ins>
        </w:sdtContent>
      </w:sdt>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60"/>
        <w:gridCol w:w="6900"/>
        <w:tblGridChange w:id="0">
          <w:tblGrid>
            <w:gridCol w:w="2460"/>
            <w:gridCol w:w="6900"/>
          </w:tblGrid>
        </w:tblGridChange>
      </w:tblGrid>
      <w:tr>
        <w:trPr>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Section Volunteers</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Houcem, Yosr, Fouzia, Kais, Faisal</w:t>
            </w: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sz w:val="20"/>
                <w:szCs w:val="20"/>
              </w:rPr>
            </w:pPr>
            <w:r w:rsidDel="00000000" w:rsidR="00000000" w:rsidRPr="00000000">
              <w:rPr>
                <w:sz w:val="20"/>
                <w:szCs w:val="20"/>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Yosr, Fouzia, Houcem, Lyndon, Kais, Rym, Yasmina, Nicky</w:t>
            </w:r>
            <w:sdt>
              <w:sdtPr>
                <w:tag w:val="goog_rdk_1"/>
              </w:sdtPr>
              <w:sdtContent>
                <w:ins w:author="Lilia Romdhane" w:id="1" w:date="2021-05-07T16:04:40Z">
                  <w:r w:rsidDel="00000000" w:rsidR="00000000" w:rsidRPr="00000000">
                    <w:rPr>
                      <w:sz w:val="20"/>
                      <w:szCs w:val="20"/>
                      <w:rtl w:val="0"/>
                    </w:rPr>
                    <w:t xml:space="preserve">, Lilia</w:t>
                  </w:r>
                </w:ins>
              </w:sdtContent>
            </w:sdt>
            <w:sdt>
              <w:sdtPr>
                <w:tag w:val="goog_rdk_2"/>
              </w:sdtPr>
              <w:sdtContent>
                <w:ins w:author="Nessrine Mezzi" w:id="2" w:date="2021-07-07T11:14:48Z">
                  <w:r w:rsidDel="00000000" w:rsidR="00000000" w:rsidRPr="00000000">
                    <w:rPr>
                      <w:sz w:val="20"/>
                      <w:szCs w:val="20"/>
                      <w:rtl w:val="0"/>
                    </w:rPr>
                    <w:t xml:space="preserve">, Nessrine</w:t>
                  </w:r>
                </w:ins>
              </w:sdtContent>
            </w:sdt>
            <w:sdt>
              <w:sdtPr>
                <w:tag w:val="goog_rdk_3"/>
              </w:sdtPr>
              <w:sdtContent>
                <w:ins w:author="Maroua Boujemâa" w:id="3" w:date="2021-07-07T11:15:49Z">
                  <w:r w:rsidDel="00000000" w:rsidR="00000000" w:rsidRPr="00000000">
                    <w:rPr>
                      <w:sz w:val="20"/>
                      <w:szCs w:val="20"/>
                      <w:rtl w:val="0"/>
                    </w:rPr>
                    <w:t xml:space="preserve">,Maroua</w:t>
                  </w:r>
                </w:ins>
              </w:sdtContent>
            </w:sdt>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sz w:val="20"/>
                <w:szCs w:val="20"/>
              </w:rPr>
            </w:pPr>
            <w:r w:rsidDel="00000000" w:rsidR="00000000" w:rsidRPr="00000000">
              <w:rPr>
                <w:sz w:val="20"/>
                <w:szCs w:val="20"/>
                <w:rtl w:val="0"/>
              </w:rPr>
              <w:t xml:space="preserve">Grounding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Fouzia, Yosr, Lyndon, Kais, Jorge, Faisal, Anmol, Ziyaad, Melek, Samah, Samar, Chaimae, Reem, Rania</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0"/>
                <w:szCs w:val="20"/>
              </w:rPr>
            </w:pPr>
            <w:sdt>
              <w:sdtPr>
                <w:tag w:val="goog_rdk_4"/>
              </w:sdtPr>
              <w:sdtContent>
                <w:commentRangeStart w:id="0"/>
              </w:sdtContent>
            </w:sdt>
            <w:r w:rsidDel="00000000" w:rsidR="00000000" w:rsidRPr="00000000">
              <w:rPr>
                <w:sz w:val="20"/>
                <w:szCs w:val="20"/>
                <w:rtl w:val="0"/>
              </w:rPr>
              <w:t xml:space="preserve">Portal database design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Houcem, Kais</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0"/>
                <w:szCs w:val="20"/>
              </w:rPr>
            </w:pPr>
            <w:commentRangeEnd w:id="0"/>
            <w:r w:rsidDel="00000000" w:rsidR="00000000" w:rsidRPr="00000000">
              <w:commentReference w:id="0"/>
            </w:r>
            <w:r w:rsidDel="00000000" w:rsidR="00000000" w:rsidRPr="00000000">
              <w:rPr>
                <w:sz w:val="20"/>
                <w:szCs w:val="20"/>
                <w:rtl w:val="0"/>
              </w:rPr>
              <w:t xml:space="preserve">Data mining and </w:t>
            </w:r>
            <w:sdt>
              <w:sdtPr>
                <w:tag w:val="goog_rdk_5"/>
              </w:sdtPr>
              <w:sdtContent>
                <w:commentRangeStart w:id="1"/>
              </w:sdtContent>
            </w:sdt>
            <w:sdt>
              <w:sdtPr>
                <w:tag w:val="goog_rdk_6"/>
              </w:sdtPr>
              <w:sdtContent>
                <w:commentRangeStart w:id="2"/>
              </w:sdtContent>
            </w:sdt>
            <w:sdt>
              <w:sdtPr>
                <w:tag w:val="goog_rdk_7"/>
              </w:sdtPr>
              <w:sdtContent>
                <w:commentRangeStart w:id="3"/>
              </w:sdtContent>
            </w:sdt>
            <w:r w:rsidDel="00000000" w:rsidR="00000000" w:rsidRPr="00000000">
              <w:rPr>
                <w:sz w:val="20"/>
                <w:szCs w:val="20"/>
                <w:rtl w:val="0"/>
              </w:rPr>
              <w:t xml:space="preserve">data curation</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sz w:val="20"/>
                <w:szCs w:val="20"/>
                <w:rtl w:val="0"/>
              </w:rPr>
              <w:t xml:space="preserve">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Houcem, Jorge, Lyndon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Maryame, Kholoud,</w:t>
            </w:r>
            <w:sdt>
              <w:sdtPr>
                <w:tag w:val="goog_rdk_8"/>
              </w:sdtPr>
              <w:sdtContent>
                <w:ins w:author="Maroua Boujemâa" w:id="4" w:date="2021-05-07T08:58:24Z">
                  <w:r w:rsidDel="00000000" w:rsidR="00000000" w:rsidRPr="00000000">
                    <w:rPr>
                      <w:sz w:val="20"/>
                      <w:szCs w:val="20"/>
                      <w:rtl w:val="0"/>
                    </w:rPr>
                    <w:t xml:space="preserve">Maroua,</w:t>
                  </w:r>
                </w:ins>
              </w:sdtContent>
            </w:sdt>
            <w:r w:rsidDel="00000000" w:rsidR="00000000" w:rsidRPr="00000000">
              <w:rPr>
                <w:sz w:val="20"/>
                <w:szCs w:val="20"/>
                <w:rtl w:val="0"/>
              </w:rPr>
              <w:t xml:space="preserve"> </w:t>
            </w:r>
            <w:sdt>
              <w:sdtPr>
                <w:tag w:val="goog_rdk_9"/>
              </w:sdtPr>
              <w:sdtContent>
                <w:ins w:author="Nessrine Mezzi" w:id="5" w:date="2021-05-07T08:59:15Z">
                  <w:r w:rsidDel="00000000" w:rsidR="00000000" w:rsidRPr="00000000">
                    <w:rPr>
                      <w:sz w:val="20"/>
                      <w:szCs w:val="20"/>
                      <w:rtl w:val="0"/>
                    </w:rPr>
                    <w:t xml:space="preserve">Nessrine</w:t>
                  </w:r>
                </w:ins>
              </w:sdtContent>
            </w:sdt>
            <w:r w:rsidDel="00000000" w:rsidR="00000000" w:rsidRPr="00000000">
              <w:rPr>
                <w:sz w:val="20"/>
                <w:szCs w:val="20"/>
                <w:rtl w:val="0"/>
              </w:rPr>
              <w:t xml:space="preserve">, </w:t>
            </w:r>
            <w:sdt>
              <w:sdtPr>
                <w:tag w:val="goog_rdk_10"/>
              </w:sdtPr>
              <w:sdtContent>
                <w:ins w:author="Lilia Romdhane" w:id="6" w:date="2021-05-07T16:04:27Z">
                  <w:r w:rsidDel="00000000" w:rsidR="00000000" w:rsidRPr="00000000">
                    <w:rPr>
                      <w:sz w:val="20"/>
                      <w:szCs w:val="20"/>
                      <w:rtl w:val="0"/>
                    </w:rPr>
                    <w:t xml:space="preserve">Lilia</w:t>
                  </w:r>
                </w:ins>
              </w:sdtContent>
            </w:sdt>
            <w:r w:rsidDel="00000000" w:rsidR="00000000" w:rsidRPr="00000000">
              <w:rPr>
                <w:sz w:val="20"/>
                <w:szCs w:val="20"/>
                <w:rtl w:val="0"/>
              </w:rPr>
              <w:t xml:space="preserve">….</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0"/>
                <w:szCs w:val="20"/>
              </w:rPr>
            </w:pPr>
            <w:r w:rsidDel="00000000" w:rsidR="00000000" w:rsidRPr="00000000">
              <w:rPr>
                <w:sz w:val="20"/>
                <w:szCs w:val="20"/>
                <w:rtl w:val="0"/>
              </w:rPr>
              <w:t xml:space="preserve">Portal building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Ziyaad, Alfred, Anmol, Kais, Michael, Ichrak</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0"/>
                <w:szCs w:val="20"/>
              </w:rPr>
            </w:pPr>
            <w:r w:rsidDel="00000000" w:rsidR="00000000" w:rsidRPr="00000000">
              <w:rPr>
                <w:sz w:val="20"/>
                <w:szCs w:val="20"/>
                <w:rtl w:val="0"/>
              </w:rPr>
              <w:t xml:space="preserve">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Yosr, Houcem, Jorge, Lyndon, Fouzia. Kais, Yasmina</w:t>
            </w:r>
            <w:sdt>
              <w:sdtPr>
                <w:tag w:val="goog_rdk_11"/>
              </w:sdtPr>
              <w:sdtContent>
                <w:ins w:author="Lilia Romdhane" w:id="7" w:date="2021-05-07T16:04:41Z">
                  <w:r w:rsidDel="00000000" w:rsidR="00000000" w:rsidRPr="00000000">
                    <w:rPr>
                      <w:sz w:val="20"/>
                      <w:szCs w:val="20"/>
                      <w:rtl w:val="0"/>
                    </w:rPr>
                    <w:t xml:space="preserve">, Lilia</w:t>
                  </w:r>
                </w:ins>
              </w:sdtContent>
            </w:sdt>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0"/>
                <w:szCs w:val="20"/>
              </w:rPr>
            </w:pPr>
            <w:r w:rsidDel="00000000" w:rsidR="00000000" w:rsidRPr="00000000">
              <w:rPr>
                <w:sz w:val="20"/>
                <w:szCs w:val="20"/>
                <w:rtl w:val="0"/>
              </w:rPr>
              <w:t xml:space="preserve">Demo (section for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Ozlem, Bilinga, Chiamaka, Chaimae, Lyndon, Yasmina</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0"/>
                <w:szCs w:val="20"/>
              </w:rPr>
            </w:pPr>
            <w:r w:rsidDel="00000000" w:rsidR="00000000" w:rsidRPr="00000000">
              <w:rPr>
                <w:sz w:val="20"/>
                <w:szCs w:val="20"/>
                <w:rtl w:val="0"/>
              </w:rPr>
              <w:t xml:space="preserve">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Yosr, Fouzia, Houcem, Kais, Reem, Balkiss, Ozlem, Rym, Judit, Faisal, Samar, Melek</w:t>
            </w:r>
            <w:sdt>
              <w:sdtPr>
                <w:tag w:val="goog_rdk_12"/>
              </w:sdtPr>
              <w:sdtContent>
                <w:ins w:author="Lilia Romdhane" w:id="8" w:date="2021-05-07T16:04:46Z">
                  <w:r w:rsidDel="00000000" w:rsidR="00000000" w:rsidRPr="00000000">
                    <w:rPr>
                      <w:sz w:val="20"/>
                      <w:szCs w:val="20"/>
                      <w:rtl w:val="0"/>
                    </w:rPr>
                    <w:t xml:space="preserve">, Lilia</w:t>
                  </w:r>
                </w:ins>
              </w:sdtContent>
            </w:sdt>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0"/>
                <w:szCs w:val="20"/>
              </w:rPr>
            </w:pPr>
            <w:r w:rsidDel="00000000" w:rsidR="00000000" w:rsidRPr="00000000">
              <w:rPr>
                <w:sz w:val="20"/>
                <w:szCs w:val="20"/>
                <w:rtl w:val="0"/>
              </w:rPr>
              <w:t xml:space="preserve">Conclusions and perspectives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Yosr, Houcem, Fouzia, Kais, Reem, Balkiss, Samar, Faisal, Judit</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1">
      <w:pPr>
        <w:rPr>
          <w:b w:val="1"/>
          <w:sz w:val="36"/>
          <w:szCs w:val="36"/>
        </w:rPr>
      </w:pPr>
      <w:r w:rsidDel="00000000" w:rsidR="00000000" w:rsidRPr="00000000">
        <w:rPr>
          <w:b w:val="1"/>
          <w:sz w:val="36"/>
          <w:szCs w:val="36"/>
          <w:rtl w:val="0"/>
        </w:rPr>
        <w:t xml:space="preserve">NB! Actions Items Prior to Publication</w:t>
      </w:r>
    </w:p>
    <w:p w:rsidR="00000000" w:rsidDel="00000000" w:rsidP="00000000" w:rsidRDefault="00000000" w:rsidRPr="00000000" w14:paraId="00000022">
      <w:pPr>
        <w:numPr>
          <w:ilvl w:val="0"/>
          <w:numId w:val="2"/>
        </w:numPr>
        <w:ind w:left="720" w:hanging="360"/>
        <w:rPr/>
      </w:pPr>
      <w:r w:rsidDel="00000000" w:rsidR="00000000" w:rsidRPr="00000000">
        <w:rPr>
          <w:rtl w:val="0"/>
        </w:rPr>
        <w:t xml:space="preserve">Portal Documentation to be completed</w:t>
      </w:r>
    </w:p>
    <w:p w:rsidR="00000000" w:rsidDel="00000000" w:rsidP="00000000" w:rsidRDefault="00000000" w:rsidRPr="00000000" w14:paraId="00000023">
      <w:pPr>
        <w:numPr>
          <w:ilvl w:val="1"/>
          <w:numId w:val="2"/>
        </w:numPr>
        <w:ind w:left="1440" w:hanging="360"/>
        <w:rPr/>
      </w:pPr>
      <w:r w:rsidDel="00000000" w:rsidR="00000000" w:rsidRPr="00000000">
        <w:rPr>
          <w:rtl w:val="0"/>
        </w:rPr>
        <w:t xml:space="preserve">User Documentation - Background, How to Use Portal</w:t>
      </w:r>
    </w:p>
    <w:p w:rsidR="00000000" w:rsidDel="00000000" w:rsidP="00000000" w:rsidRDefault="00000000" w:rsidRPr="00000000" w14:paraId="00000024">
      <w:pPr>
        <w:numPr>
          <w:ilvl w:val="1"/>
          <w:numId w:val="2"/>
        </w:numPr>
        <w:ind w:left="1440" w:hanging="360"/>
        <w:rPr/>
      </w:pPr>
      <w:r w:rsidDel="00000000" w:rsidR="00000000" w:rsidRPr="00000000">
        <w:rPr>
          <w:rtl w:val="0"/>
        </w:rPr>
        <w:t xml:space="preserve">Technical Documentation - Portal Design, Backend, Data Mining + Curation, Update Plan</w:t>
      </w:r>
    </w:p>
    <w:p w:rsidR="00000000" w:rsidDel="00000000" w:rsidP="00000000" w:rsidRDefault="00000000" w:rsidRPr="00000000" w14:paraId="00000025">
      <w:pPr>
        <w:numPr>
          <w:ilvl w:val="0"/>
          <w:numId w:val="2"/>
        </w:numPr>
        <w:ind w:left="720" w:hanging="360"/>
        <w:rPr/>
      </w:pPr>
      <w:r w:rsidDel="00000000" w:rsidR="00000000" w:rsidRPr="00000000">
        <w:rPr>
          <w:rtl w:val="0"/>
        </w:rPr>
        <w:t xml:space="preserve">Final decision on Portal Name, Host Location</w:t>
      </w:r>
    </w:p>
    <w:p w:rsidR="00000000" w:rsidDel="00000000" w:rsidP="00000000" w:rsidRDefault="00000000" w:rsidRPr="00000000" w14:paraId="00000026">
      <w:pPr>
        <w:numPr>
          <w:ilvl w:val="0"/>
          <w:numId w:val="2"/>
        </w:numPr>
        <w:ind w:left="720" w:hanging="360"/>
        <w:rPr/>
      </w:pPr>
      <w:r w:rsidDel="00000000" w:rsidR="00000000" w:rsidRPr="00000000">
        <w:rPr>
          <w:rtl w:val="0"/>
        </w:rPr>
        <w:t xml:space="preserve">URL to be changed to include “h3abionet” in url</w:t>
      </w:r>
    </w:p>
    <w:p w:rsidR="00000000" w:rsidDel="00000000" w:rsidP="00000000" w:rsidRDefault="00000000" w:rsidRPr="00000000" w14:paraId="00000027">
      <w:pPr>
        <w:numPr>
          <w:ilvl w:val="0"/>
          <w:numId w:val="2"/>
        </w:numPr>
        <w:ind w:left="720" w:hanging="360"/>
        <w:rPr/>
      </w:pPr>
      <w:r w:rsidDel="00000000" w:rsidR="00000000" w:rsidRPr="00000000">
        <w:rPr>
          <w:rtl w:val="0"/>
        </w:rPr>
        <w:t xml:space="preserve">Portal update</w:t>
      </w:r>
    </w:p>
    <w:p w:rsidR="00000000" w:rsidDel="00000000" w:rsidP="00000000" w:rsidRDefault="00000000" w:rsidRPr="00000000" w14:paraId="00000028">
      <w:pPr>
        <w:numPr>
          <w:ilvl w:val="0"/>
          <w:numId w:val="2"/>
        </w:numPr>
        <w:ind w:left="720" w:hanging="360"/>
        <w:rPr/>
      </w:pPr>
      <w:r w:rsidDel="00000000" w:rsidR="00000000" w:rsidRPr="00000000">
        <w:rPr>
          <w:rtl w:val="0"/>
        </w:rPr>
        <w:t xml:space="preserve">Usability testing</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jc w:val="center"/>
        <w:rPr>
          <w:sz w:val="48"/>
          <w:szCs w:val="48"/>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sz w:val="48"/>
          <w:szCs w:val="48"/>
          <w:rtl w:val="0"/>
        </w:rPr>
        <w:t xml:space="preserve">NB! The different sections of the paper should be added in “suggestions mode” to get a traceability record of contribution. “Add Comment” option in google docs is more suited for giving suggestions or remarks. If for any reason you have to add them to the main text, please do that in the Editing mode not the suggestions mode. </w:t>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pStyle w:val="Heading1"/>
        <w:rPr/>
      </w:pPr>
      <w:bookmarkStart w:colFirst="0" w:colLast="0" w:name="_heading=h.7bsu1xmftef" w:id="0"/>
      <w:bookmarkEnd w:id="0"/>
      <w:r w:rsidDel="00000000" w:rsidR="00000000" w:rsidRPr="00000000">
        <w:rPr>
          <w:rtl w:val="0"/>
        </w:rPr>
      </w:r>
    </w:p>
    <w:p w:rsidR="00000000" w:rsidDel="00000000" w:rsidP="00000000" w:rsidRDefault="00000000" w:rsidRPr="00000000" w14:paraId="0000002F">
      <w:pPr>
        <w:pStyle w:val="Heading1"/>
        <w:rPr/>
      </w:pPr>
      <w:bookmarkStart w:colFirst="0" w:colLast="0" w:name="_heading=h.217b2hfkwij6" w:id="1"/>
      <w:bookmarkEnd w:id="1"/>
      <w:r w:rsidDel="00000000" w:rsidR="00000000" w:rsidRPr="00000000">
        <w:rPr>
          <w:rtl w:val="0"/>
        </w:rPr>
      </w:r>
    </w:p>
    <w:p w:rsidR="00000000" w:rsidDel="00000000" w:rsidP="00000000" w:rsidRDefault="00000000" w:rsidRPr="00000000" w14:paraId="00000030">
      <w:pPr>
        <w:pStyle w:val="Heading1"/>
        <w:rPr/>
      </w:pPr>
      <w:bookmarkStart w:colFirst="0" w:colLast="0" w:name="_heading=h.uxzm6eejwetv" w:id="2"/>
      <w:bookmarkEnd w:id="2"/>
      <w:r w:rsidDel="00000000" w:rsidR="00000000" w:rsidRPr="00000000">
        <w:br w:type="page"/>
      </w:r>
      <w:r w:rsidDel="00000000" w:rsidR="00000000" w:rsidRPr="00000000">
        <w:rPr>
          <w:rtl w:val="0"/>
        </w:rPr>
      </w:r>
    </w:p>
    <w:sdt>
      <w:sdtPr>
        <w:tag w:val="goog_rdk_14"/>
      </w:sdtPr>
      <w:sdtContent>
        <w:p w:rsidR="00000000" w:rsidDel="00000000" w:rsidP="00000000" w:rsidRDefault="00000000" w:rsidRPr="00000000" w14:paraId="00000031">
          <w:pPr>
            <w:pStyle w:val="Heading1"/>
            <w:rPr>
              <w:ins w:author="yosr hamdi" w:id="9" w:date="2020-11-04T18:30:40Z"/>
            </w:rPr>
          </w:pPr>
          <w:r w:rsidDel="00000000" w:rsidR="00000000" w:rsidRPr="00000000">
            <w:rPr>
              <w:rtl w:val="0"/>
            </w:rPr>
            <w:t xml:space="preserve">Abstract</w:t>
          </w:r>
          <w:sdt>
            <w:sdtPr>
              <w:tag w:val="goog_rdk_13"/>
            </w:sdtPr>
            <w:sdtContent>
              <w:ins w:author="yosr hamdi" w:id="9" w:date="2020-11-04T18:30:40Z">
                <w:bookmarkStart w:colFirst="0" w:colLast="0" w:name="_heading=h.3z1zye4qu68o" w:id="3"/>
                <w:bookmarkEnd w:id="3"/>
                <w:r w:rsidDel="00000000" w:rsidR="00000000" w:rsidRPr="00000000">
                  <w:rPr>
                    <w:rtl w:val="0"/>
                  </w:rPr>
                </w:r>
              </w:ins>
            </w:sdtContent>
          </w:sdt>
        </w:p>
      </w:sdtContent>
    </w:sdt>
    <w:sdt>
      <w:sdtPr>
        <w:tag w:val="goog_rdk_66"/>
      </w:sdtPr>
      <w:sdtContent>
        <w:p w:rsidR="00000000" w:rsidDel="00000000" w:rsidP="00000000" w:rsidRDefault="00000000" w:rsidRPr="00000000" w14:paraId="00000032">
          <w:pPr>
            <w:spacing w:line="276" w:lineRule="auto"/>
            <w:jc w:val="both"/>
            <w:rPr>
              <w:shd w:fill="auto" w:val="clear"/>
              <w:rPrChange w:author="yosr hamdi" w:id="33" w:date="2020-11-04T18:30:40Z">
                <w:rPr>
                  <w:b w:val="1"/>
                  <w:sz w:val="24"/>
                  <w:szCs w:val="24"/>
                </w:rPr>
              </w:rPrChange>
            </w:rPr>
            <w:pPrChange w:author="yosr hamdi" w:id="0" w:date="2020-11-04T18:30:40Z">
              <w:pPr>
                <w:pStyle w:val="Heading1"/>
              </w:pPr>
            </w:pPrChange>
          </w:pPr>
          <w:sdt>
            <w:sdtPr>
              <w:tag w:val="goog_rdk_15"/>
            </w:sdtPr>
            <w:sdtContent>
              <w:ins w:author="yosr hamdi" w:id="9" w:date="2020-11-04T18:30:40Z"/>
              <w:sdt>
                <w:sdtPr>
                  <w:tag w:val="goog_rdk_16"/>
                </w:sdtPr>
                <w:sdtContent>
                  <w:commentRangeStart w:id="4"/>
                </w:sdtContent>
              </w:sdt>
              <w:ins w:author="yosr hamdi" w:id="9" w:date="2020-11-04T18:30:40Z">
                <w:r w:rsidDel="00000000" w:rsidR="00000000" w:rsidRPr="00000000">
                  <w:rPr>
                    <w:rtl w:val="0"/>
                  </w:rPr>
                  <w:t xml:space="preserve">Due to the reduced cost of sequencing and increased access to high throughput technologies, </w:t>
                </w:r>
                <w:sdt>
                  <w:sdtPr>
                    <w:tag w:val="goog_rdk_17"/>
                  </w:sdtPr>
                  <w:sdtContent>
                    <w:del w:author="Ghedira Kais" w:id="10" w:date="2020-12-15T13:03:50Z">
                      <w:r w:rsidDel="00000000" w:rsidR="00000000" w:rsidRPr="00000000">
                        <w:rPr>
                          <w:rtl w:val="0"/>
                        </w:rPr>
                        <w:delText xml:space="preserve">gen</w:delText>
                      </w:r>
                    </w:del>
                  </w:sdtContent>
                </w:sdt>
                <w:r w:rsidDel="00000000" w:rsidR="00000000" w:rsidRPr="00000000">
                  <w:rPr>
                    <w:rtl w:val="0"/>
                  </w:rPr>
                  <w:t xml:space="preserve">omics data are currently being produced at unprecedented rates, resulting in increased sizes of data being submitted to public biorepositories. Despite these advances, few genetic and genomics data on African populations are publically available for the scientific community  compared to </w:t>
                </w:r>
              </w:ins>
            </w:sdtContent>
          </w:sdt>
          <w:sdt>
            <w:sdtPr>
              <w:tag w:val="goog_rdk_18"/>
            </w:sdtPr>
            <w:sdtContent>
              <w:ins w:author="Houcemeddine Othman" w:id="11" w:date="2020-11-07T15:31:15Z">
                <w:r w:rsidDel="00000000" w:rsidR="00000000" w:rsidRPr="00000000">
                  <w:rPr>
                    <w:rtl w:val="0"/>
                  </w:rPr>
                  <w:t xml:space="preserve">large scale</w:t>
                </w:r>
              </w:ins>
            </w:sdtContent>
          </w:sdt>
          <w:sdt>
            <w:sdtPr>
              <w:tag w:val="goog_rdk_19"/>
            </w:sdtPr>
            <w:sdtContent>
              <w:ins w:author="yosr hamdi" w:id="9" w:date="2020-11-04T18:30:40Z">
                <w:sdt>
                  <w:sdtPr>
                    <w:tag w:val="goog_rdk_20"/>
                  </w:sdtPr>
                  <w:sdtContent>
                    <w:del w:author="Houcemeddine Othman" w:id="11" w:date="2020-11-07T15:31:15Z">
                      <w:r w:rsidDel="00000000" w:rsidR="00000000" w:rsidRPr="00000000">
                        <w:rPr>
                          <w:rtl w:val="0"/>
                        </w:rPr>
                        <w:delText xml:space="preserve">Big magnitude of</w:delText>
                      </w:r>
                    </w:del>
                  </w:sdtContent>
                </w:sdt>
                <w:r w:rsidDel="00000000" w:rsidR="00000000" w:rsidRPr="00000000">
                  <w:rPr>
                    <w:rtl w:val="0"/>
                  </w:rPr>
                  <w:t xml:space="preserve"> data </w:t>
                </w:r>
              </w:ins>
            </w:sdtContent>
          </w:sdt>
          <w:sdt>
            <w:sdtPr>
              <w:tag w:val="goog_rdk_21"/>
            </w:sdtPr>
            <w:sdtContent>
              <w:ins w:author="Melek Chaouch" w:id="12" w:date="2020-11-06T10:10:28Z">
                <w:r w:rsidDel="00000000" w:rsidR="00000000" w:rsidRPr="00000000">
                  <w:rPr>
                    <w:rtl w:val="0"/>
                  </w:rPr>
                  <w:t xml:space="preserve">from </w:t>
                </w:r>
              </w:ins>
            </w:sdtContent>
          </w:sdt>
          <w:sdt>
            <w:sdtPr>
              <w:tag w:val="goog_rdk_22"/>
            </w:sdtPr>
            <w:sdtContent>
              <w:ins w:author="yosr hamdi" w:id="9" w:date="2020-11-04T18:30:40Z">
                <w:sdt>
                  <w:sdtPr>
                    <w:tag w:val="goog_rdk_23"/>
                  </w:sdtPr>
                  <w:sdtContent>
                    <w:del w:author="Melek Chaouch" w:id="12" w:date="2020-11-06T10:10:28Z">
                      <w:r w:rsidDel="00000000" w:rsidR="00000000" w:rsidRPr="00000000">
                        <w:rPr>
                          <w:rtl w:val="0"/>
                        </w:rPr>
                        <w:delText xml:space="preserve">being available on</w:delText>
                      </w:r>
                    </w:del>
                  </w:sdtContent>
                </w:sdt>
                <w:sdt>
                  <w:sdtPr>
                    <w:tag w:val="goog_rdk_24"/>
                  </w:sdtPr>
                  <w:sdtContent>
                    <w:del w:author="Ghedira Kais" w:id="13" w:date="2020-12-15T13:04:20Z">
                      <w:r w:rsidDel="00000000" w:rsidR="00000000" w:rsidRPr="00000000">
                        <w:rPr>
                          <w:rtl w:val="0"/>
                        </w:rPr>
                        <w:delText xml:space="preserve">  </w:delText>
                      </w:r>
                    </w:del>
                  </w:sdtContent>
                </w:sdt>
                <w:r w:rsidDel="00000000" w:rsidR="00000000" w:rsidRPr="00000000">
                  <w:rPr>
                    <w:rtl w:val="0"/>
                  </w:rPr>
                  <w:t xml:space="preserve">other populations such as Europeans and Asians.</w:t>
                </w:r>
                <w:sdt>
                  <w:sdtPr>
                    <w:tag w:val="goog_rdk_25"/>
                  </w:sdtPr>
                  <w:sdtContent>
                    <w:del w:author="Ghedira Kais" w:id="14" w:date="2020-12-15T13:04:27Z">
                      <w:r w:rsidDel="00000000" w:rsidR="00000000" w:rsidRPr="00000000">
                        <w:rPr>
                          <w:rtl w:val="0"/>
                        </w:rPr>
                        <w:delText xml:space="preserve"> </w:delText>
                      </w:r>
                    </w:del>
                  </w:sdtContent>
                </w:sdt>
                <w:r w:rsidDel="00000000" w:rsidR="00000000" w:rsidRPr="00000000">
                  <w:rPr>
                    <w:rtl w:val="0"/>
                  </w:rPr>
                  <w:t xml:space="preserve"> Indeed, a substantial amount of </w:t>
                </w:r>
              </w:ins>
              <w:sdt>
                <w:sdtPr>
                  <w:tag w:val="goog_rdk_26"/>
                </w:sdtPr>
                <w:sdtContent>
                  <w:commentRangeStart w:id="5"/>
                </w:sdtContent>
              </w:sdt>
              <w:ins w:author="yosr hamdi" w:id="9" w:date="2020-11-04T18:30:40Z">
                <w:r w:rsidDel="00000000" w:rsidR="00000000" w:rsidRPr="00000000">
                  <w:rPr>
                    <w:rtl w:val="0"/>
                  </w:rPr>
                  <w:t xml:space="preserve">African Genomics</w:t>
                </w:r>
                <w:commentRangeEnd w:id="5"/>
                <w:r w:rsidDel="00000000" w:rsidR="00000000" w:rsidRPr="00000000">
                  <w:commentReference w:id="5"/>
                </w:r>
                <w:r w:rsidDel="00000000" w:rsidR="00000000" w:rsidRPr="00000000">
                  <w:rPr>
                    <w:rtl w:val="0"/>
                  </w:rPr>
                  <w:t xml:space="preserve"> data is available in some public databases and  there are many challenges related to </w:t>
                </w:r>
              </w:ins>
            </w:sdtContent>
          </w:sdt>
          <w:sdt>
            <w:sdtPr>
              <w:tag w:val="goog_rdk_27"/>
            </w:sdtPr>
            <w:sdtContent>
              <w:ins w:author="Melek Chaouch" w:id="15" w:date="2020-11-06T10:11:45Z">
                <w:r w:rsidDel="00000000" w:rsidR="00000000" w:rsidRPr="00000000">
                  <w:rPr>
                    <w:rtl w:val="0"/>
                  </w:rPr>
                  <w:t xml:space="preserve">the </w:t>
                </w:r>
              </w:ins>
            </w:sdtContent>
          </w:sdt>
          <w:sdt>
            <w:sdtPr>
              <w:tag w:val="goog_rdk_28"/>
            </w:sdtPr>
            <w:sdtContent>
              <w:ins w:author="Ghedira Kais" w:id="16" w:date="2020-12-15T13:05:00Z">
                <w:r w:rsidDel="00000000" w:rsidR="00000000" w:rsidRPr="00000000">
                  <w:rPr>
                    <w:rtl w:val="0"/>
                  </w:rPr>
                  <w:t xml:space="preserve">retrieval</w:t>
                </w:r>
              </w:ins>
            </w:sdtContent>
          </w:sdt>
          <w:sdt>
            <w:sdtPr>
              <w:tag w:val="goog_rdk_29"/>
            </w:sdtPr>
            <w:sdtContent>
              <w:ins w:author="Melek Chaouch" w:id="15" w:date="2020-11-06T10:11:45Z">
                <w:sdt>
                  <w:sdtPr>
                    <w:tag w:val="goog_rdk_30"/>
                  </w:sdtPr>
                  <w:sdtContent>
                    <w:del w:author="Ghedira Kais" w:id="16" w:date="2020-12-15T13:05:00Z">
                      <w:r w:rsidDel="00000000" w:rsidR="00000000" w:rsidRPr="00000000">
                        <w:rPr>
                          <w:rtl w:val="0"/>
                        </w:rPr>
                        <w:delText xml:space="preserve">representation</w:delText>
                      </w:r>
                    </w:del>
                  </w:sdtContent>
                </w:sdt>
                <w:r w:rsidDel="00000000" w:rsidR="00000000" w:rsidRPr="00000000">
                  <w:rPr>
                    <w:rtl w:val="0"/>
                  </w:rPr>
                  <w:t xml:space="preserve"> and availability </w:t>
                </w:r>
              </w:ins>
            </w:sdtContent>
          </w:sdt>
          <w:sdt>
            <w:sdtPr>
              <w:tag w:val="goog_rdk_31"/>
            </w:sdtPr>
            <w:sdtContent>
              <w:ins w:author="yosr hamdi" w:id="9" w:date="2020-11-04T18:30:40Z">
                <w:sdt>
                  <w:sdtPr>
                    <w:tag w:val="goog_rdk_32"/>
                  </w:sdtPr>
                  <w:sdtContent>
                    <w:del w:author="Melek Chaouch" w:id="15" w:date="2020-11-06T10:11:45Z">
                      <w:r w:rsidDel="00000000" w:rsidR="00000000" w:rsidRPr="00000000">
                        <w:rPr>
                          <w:rtl w:val="0"/>
                        </w:rPr>
                        <w:delText xml:space="preserve">finding</w:delText>
                      </w:r>
                    </w:del>
                  </w:sdtContent>
                </w:sdt>
                <w:r w:rsidDel="00000000" w:rsidR="00000000" w:rsidRPr="00000000">
                  <w:rPr>
                    <w:rtl w:val="0"/>
                  </w:rPr>
                  <w:t xml:space="preserve"> </w:t>
                </w:r>
              </w:ins>
            </w:sdtContent>
          </w:sdt>
          <w:sdt>
            <w:sdtPr>
              <w:tag w:val="goog_rdk_33"/>
            </w:sdtPr>
            <w:sdtContent>
              <w:ins w:author="Melek Chaouch" w:id="17" w:date="2020-11-06T10:11:57Z">
                <w:r w:rsidDel="00000000" w:rsidR="00000000" w:rsidRPr="00000000">
                  <w:rPr>
                    <w:rtl w:val="0"/>
                  </w:rPr>
                  <w:t xml:space="preserve">of </w:t>
                </w:r>
              </w:ins>
            </w:sdtContent>
          </w:sdt>
          <w:sdt>
            <w:sdtPr>
              <w:tag w:val="goog_rdk_34"/>
            </w:sdtPr>
            <w:sdtContent>
              <w:ins w:author="yosr hamdi" w:id="9" w:date="2020-11-04T18:30:40Z">
                <w:r w:rsidDel="00000000" w:rsidR="00000000" w:rsidRPr="00000000">
                  <w:rPr>
                    <w:rtl w:val="0"/>
                  </w:rPr>
                  <w:t xml:space="preserve">such data</w:t>
                </w:r>
                <w:commentRangeEnd w:id="4"/>
                <w:r w:rsidDel="00000000" w:rsidR="00000000" w:rsidRPr="00000000">
                  <w:commentReference w:id="4"/>
                </w:r>
                <w:r w:rsidDel="00000000" w:rsidR="00000000" w:rsidRPr="00000000">
                  <w:rPr>
                    <w:rtl w:val="0"/>
                  </w:rPr>
                  <w:t xml:space="preserve">. To overcome these challenges we aimed to develop an African Genomic medicine portal </w:t>
                </w:r>
              </w:ins>
            </w:sdtContent>
          </w:sdt>
          <w:sdt>
            <w:sdtPr>
              <w:tag w:val="goog_rdk_35"/>
            </w:sdtPr>
            <w:sdtContent>
              <w:ins w:author="Ghedira Kais" w:id="18" w:date="2020-12-15T13:05:14Z">
                <w:r w:rsidDel="00000000" w:rsidR="00000000" w:rsidRPr="00000000">
                  <w:rPr>
                    <w:rtl w:val="0"/>
                  </w:rPr>
                  <w:t xml:space="preserve">(AGMP) </w:t>
                </w:r>
              </w:ins>
            </w:sdtContent>
          </w:sdt>
          <w:sdt>
            <w:sdtPr>
              <w:tag w:val="goog_rdk_36"/>
            </w:sdtPr>
            <w:sdtContent>
              <w:ins w:author="yosr hamdi" w:id="9" w:date="2020-11-04T18:30:40Z">
                <w:r w:rsidDel="00000000" w:rsidR="00000000" w:rsidRPr="00000000">
                  <w:rPr>
                    <w:rtl w:val="0"/>
                  </w:rPr>
                  <w:t xml:space="preserve">that includes all African genomic data </w:t>
                </w:r>
                <w:sdt>
                  <w:sdtPr>
                    <w:tag w:val="goog_rdk_37"/>
                  </w:sdtPr>
                  <w:sdtContent>
                    <w:del w:author="Melek Chaouch" w:id="19" w:date="2020-11-06T10:15:15Z">
                      <w:r w:rsidDel="00000000" w:rsidR="00000000" w:rsidRPr="00000000">
                        <w:rPr>
                          <w:rtl w:val="0"/>
                        </w:rPr>
                        <w:delText xml:space="preserve">already </w:delText>
                      </w:r>
                    </w:del>
                  </w:sdtContent>
                </w:sdt>
                <w:r w:rsidDel="00000000" w:rsidR="00000000" w:rsidRPr="00000000">
                  <w:rPr>
                    <w:rtl w:val="0"/>
                  </w:rPr>
                  <w:t xml:space="preserve">available in two main public databases related to genomic medicine namely PharmGKb and Disgenet. Data that has been </w:t>
                </w:r>
                <w:r w:rsidDel="00000000" w:rsidR="00000000" w:rsidRPr="00000000">
                  <w:rPr>
                    <w:sz w:val="24"/>
                    <w:szCs w:val="24"/>
                    <w:rtl w:val="0"/>
                  </w:rPr>
                  <w:t xml:space="preserve">collected in this </w:t>
                </w:r>
              </w:ins>
            </w:sdtContent>
          </w:sdt>
          <w:sdt>
            <w:sdtPr>
              <w:tag w:val="goog_rdk_38"/>
            </w:sdtPr>
            <w:sdtContent>
              <w:ins w:author="Ghedira Kais" w:id="20" w:date="2020-12-15T13:05:42Z">
                <w:r w:rsidDel="00000000" w:rsidR="00000000" w:rsidRPr="00000000">
                  <w:rPr>
                    <w:sz w:val="24"/>
                    <w:szCs w:val="24"/>
                    <w:rtl w:val="0"/>
                  </w:rPr>
                  <w:t xml:space="preserve">proposed </w:t>
                </w:r>
              </w:ins>
            </w:sdtContent>
          </w:sdt>
          <w:sdt>
            <w:sdtPr>
              <w:tag w:val="goog_rdk_39"/>
            </w:sdtPr>
            <w:sdtContent>
              <w:ins w:author="yosr hamdi" w:id="9" w:date="2020-11-04T18:30:40Z">
                <w:r w:rsidDel="00000000" w:rsidR="00000000" w:rsidRPr="00000000">
                  <w:rPr>
                    <w:sz w:val="24"/>
                    <w:szCs w:val="24"/>
                    <w:rtl w:val="0"/>
                  </w:rPr>
                  <w:t xml:space="preserve">portal only includes African </w:t>
                </w:r>
              </w:ins>
              <w:sdt>
                <w:sdtPr>
                  <w:tag w:val="goog_rdk_40"/>
                </w:sdtPr>
                <w:sdtContent>
                  <w:commentRangeStart w:id="6"/>
                </w:sdtContent>
              </w:sdt>
              <w:ins w:author="yosr hamdi" w:id="9" w:date="2020-11-04T18:30:40Z">
                <w:sdt>
                  <w:sdtPr>
                    <w:tag w:val="goog_rdk_41"/>
                  </w:sdtPr>
                  <w:sdtContent>
                    <w:commentRangeStart w:id="7"/>
                  </w:sdtContent>
                </w:sdt>
                <w:sdt>
                  <w:sdtPr>
                    <w:tag w:val="goog_rdk_42"/>
                  </w:sdtPr>
                  <w:sdtContent>
                    <w:commentRangeStart w:id="8"/>
                  </w:sdtContent>
                </w:sdt>
                <w:r w:rsidDel="00000000" w:rsidR="00000000" w:rsidRPr="00000000">
                  <w:rPr>
                    <w:sz w:val="24"/>
                    <w:szCs w:val="24"/>
                    <w:rtl w:val="0"/>
                  </w:rPr>
                  <w:t xml:space="preserve">genomic variants</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sz w:val="24"/>
                    <w:szCs w:val="24"/>
                    <w:rtl w:val="0"/>
                  </w:rPr>
                  <w:t xml:space="preserve"> that may have a clinical impact and can be used either in drug prescription or drug response…..</w:t>
                </w:r>
              </w:ins>
            </w:sdtContent>
          </w:sdt>
          <w:sdt>
            <w:sdtPr>
              <w:tag w:val="goog_rdk_43"/>
            </w:sdtPr>
            <w:sdtContent>
              <w:ins w:author="Melek Chaouch" w:id="21" w:date="2020-11-06T10:23:33Z">
                <w:r w:rsidDel="00000000" w:rsidR="00000000" w:rsidRPr="00000000">
                  <w:rPr>
                    <w:sz w:val="24"/>
                    <w:szCs w:val="24"/>
                    <w:rtl w:val="0"/>
                  </w:rPr>
                  <w:t xml:space="preserve">Data were collaboratively collected and </w:t>
                </w:r>
              </w:ins>
            </w:sdtContent>
          </w:sdt>
          <w:sdt>
            <w:sdtPr>
              <w:tag w:val="goog_rdk_44"/>
            </w:sdtPr>
            <w:sdtContent>
              <w:ins w:author="Judit Kumuthini" w:id="22" w:date="2021-06-11T04:44:04Z">
                <w:r w:rsidDel="00000000" w:rsidR="00000000" w:rsidRPr="00000000">
                  <w:rPr>
                    <w:sz w:val="24"/>
                    <w:szCs w:val="24"/>
                    <w:rtl w:val="0"/>
                  </w:rPr>
                  <w:t xml:space="preserve">manually </w:t>
                </w:r>
              </w:ins>
            </w:sdtContent>
          </w:sdt>
          <w:sdt>
            <w:sdtPr>
              <w:tag w:val="goog_rdk_45"/>
            </w:sdtPr>
            <w:sdtContent>
              <w:ins w:author="Melek Chaouch" w:id="21" w:date="2020-11-06T10:23:33Z">
                <w:r w:rsidDel="00000000" w:rsidR="00000000" w:rsidRPr="00000000">
                  <w:rPr>
                    <w:sz w:val="24"/>
                    <w:szCs w:val="24"/>
                    <w:rtl w:val="0"/>
                  </w:rPr>
                  <w:t xml:space="preserve">curated by H3ABioNet domain experts, including scientists, bioinformaticians and data scientists following a </w:t>
                </w:r>
              </w:ins>
              <w:sdt>
                <w:sdtPr>
                  <w:tag w:val="goog_rdk_46"/>
                </w:sdtPr>
                <w:sdtContent>
                  <w:commentRangeStart w:id="9"/>
                </w:sdtContent>
              </w:sdt>
              <w:ins w:author="Melek Chaouch" w:id="21" w:date="2020-11-06T10:23:33Z">
                <w:r w:rsidDel="00000000" w:rsidR="00000000" w:rsidRPr="00000000">
                  <w:rPr>
                    <w:sz w:val="24"/>
                    <w:szCs w:val="24"/>
                    <w:rtl w:val="0"/>
                  </w:rPr>
                  <w:t xml:space="preserve">clear</w:t>
                </w:r>
                <w:commentRangeEnd w:id="9"/>
                <w:r w:rsidDel="00000000" w:rsidR="00000000" w:rsidRPr="00000000">
                  <w:commentReference w:id="9"/>
                </w:r>
                <w:r w:rsidDel="00000000" w:rsidR="00000000" w:rsidRPr="00000000">
                  <w:rPr>
                    <w:sz w:val="24"/>
                    <w:szCs w:val="24"/>
                    <w:rtl w:val="0"/>
                  </w:rPr>
                  <w:t xml:space="preserve"> workflow.</w:t>
                </w:r>
              </w:ins>
            </w:sdtContent>
          </w:sdt>
          <w:sdt>
            <w:sdtPr>
              <w:tag w:val="goog_rdk_47"/>
            </w:sdtPr>
            <w:sdtContent>
              <w:ins w:author="yosr hamdi" w:id="9" w:date="2020-11-04T18:30:40Z">
                <w:r w:rsidDel="00000000" w:rsidR="00000000" w:rsidRPr="00000000">
                  <w:rPr>
                    <w:sz w:val="24"/>
                    <w:szCs w:val="24"/>
                    <w:rtl w:val="0"/>
                  </w:rPr>
                  <w:t xml:space="preserve"> </w:t>
                </w:r>
              </w:ins>
            </w:sdtContent>
          </w:sdt>
          <w:sdt>
            <w:sdtPr>
              <w:tag w:val="goog_rdk_48"/>
            </w:sdtPr>
            <w:sdtContent>
              <w:ins w:author="Melek Chaouch" w:id="23" w:date="2020-11-06T10:29:38Z">
                <w:r w:rsidDel="00000000" w:rsidR="00000000" w:rsidRPr="00000000">
                  <w:rPr>
                    <w:sz w:val="24"/>
                    <w:szCs w:val="24"/>
                    <w:rtl w:val="0"/>
                  </w:rPr>
                  <w:t xml:space="preserve">The African </w:t>
                </w:r>
              </w:ins>
              <w:sdt>
                <w:sdtPr>
                  <w:tag w:val="goog_rdk_49"/>
                </w:sdtPr>
                <w:sdtContent>
                  <w:commentRangeStart w:id="10"/>
                </w:sdtContent>
              </w:sdt>
              <w:ins w:author="Melek Chaouch" w:id="23" w:date="2020-11-06T10:29:38Z">
                <w:r w:rsidDel="00000000" w:rsidR="00000000" w:rsidRPr="00000000">
                  <w:rPr>
                    <w:sz w:val="24"/>
                    <w:szCs w:val="24"/>
                    <w:rtl w:val="0"/>
                  </w:rPr>
                  <w:t xml:space="preserve">Genomics </w:t>
                </w:r>
                <w:commentRangeEnd w:id="10"/>
                <w:r w:rsidDel="00000000" w:rsidR="00000000" w:rsidRPr="00000000">
                  <w:commentReference w:id="10"/>
                </w:r>
                <w:r w:rsidDel="00000000" w:rsidR="00000000" w:rsidRPr="00000000">
                  <w:rPr>
                    <w:sz w:val="24"/>
                    <w:szCs w:val="24"/>
                    <w:rtl w:val="0"/>
                  </w:rPr>
                  <w:t xml:space="preserve">Medicine Portal is the first resource that </w:t>
                </w:r>
              </w:ins>
            </w:sdtContent>
          </w:sdt>
          <w:sdt>
            <w:sdtPr>
              <w:tag w:val="goog_rdk_50"/>
            </w:sdtPr>
            <w:sdtContent>
              <w:ins w:author="Anonymous" w:id="24" w:date="2021-05-12T16:37:01Z">
                <w:r w:rsidDel="00000000" w:rsidR="00000000" w:rsidRPr="00000000">
                  <w:rPr>
                    <w:sz w:val="24"/>
                    <w:szCs w:val="24"/>
                    <w:rtl w:val="0"/>
                  </w:rPr>
                  <w:t xml:space="preserve">hosts</w:t>
                </w:r>
              </w:ins>
            </w:sdtContent>
          </w:sdt>
          <w:sdt>
            <w:sdtPr>
              <w:tag w:val="goog_rdk_51"/>
            </w:sdtPr>
            <w:sdtContent>
              <w:ins w:author="Ghedira Kais" w:id="25" w:date="2020-12-15T13:07:37Z">
                <w:sdt>
                  <w:sdtPr>
                    <w:tag w:val="goog_rdk_52"/>
                  </w:sdtPr>
                  <w:sdtContent>
                    <w:del w:author="Anonymous" w:id="26" w:date="2021-05-12T16:36:59Z">
                      <w:r w:rsidDel="00000000" w:rsidR="00000000" w:rsidRPr="00000000">
                        <w:rPr>
                          <w:sz w:val="24"/>
                          <w:szCs w:val="24"/>
                          <w:rtl w:val="0"/>
                        </w:rPr>
                        <w:delText xml:space="preserve">gathers</w:delText>
                      </w:r>
                    </w:del>
                  </w:sdtContent>
                </w:sdt>
              </w:ins>
            </w:sdtContent>
          </w:sdt>
          <w:sdt>
            <w:sdtPr>
              <w:tag w:val="goog_rdk_53"/>
            </w:sdtPr>
            <w:sdtContent>
              <w:ins w:author="Melek Chaouch" w:id="23" w:date="2020-11-06T10:29:38Z">
                <w:sdt>
                  <w:sdtPr>
                    <w:tag w:val="goog_rdk_54"/>
                  </w:sdtPr>
                  <w:sdtContent>
                    <w:del w:author="Ghedira Kais" w:id="25" w:date="2020-12-15T13:07:37Z">
                      <w:r w:rsidDel="00000000" w:rsidR="00000000" w:rsidRPr="00000000">
                        <w:rPr>
                          <w:sz w:val="24"/>
                          <w:szCs w:val="24"/>
                          <w:rtl w:val="0"/>
                        </w:rPr>
                        <w:delText xml:space="preserve">represents</w:delText>
                      </w:r>
                    </w:del>
                  </w:sdtContent>
                </w:sdt>
                <w:r w:rsidDel="00000000" w:rsidR="00000000" w:rsidRPr="00000000">
                  <w:rPr>
                    <w:sz w:val="24"/>
                    <w:szCs w:val="24"/>
                    <w:rtl w:val="0"/>
                  </w:rPr>
                  <w:t xml:space="preserve"> Africa</w:t>
                </w:r>
              </w:ins>
            </w:sdtContent>
          </w:sdt>
          <w:sdt>
            <w:sdtPr>
              <w:tag w:val="goog_rdk_55"/>
            </w:sdtPr>
            <w:sdtContent>
              <w:ins w:author="Anonymous" w:id="27" w:date="2021-05-12T16:37:07Z">
                <w:r w:rsidDel="00000000" w:rsidR="00000000" w:rsidRPr="00000000">
                  <w:rPr>
                    <w:sz w:val="24"/>
                    <w:szCs w:val="24"/>
                    <w:rtl w:val="0"/>
                  </w:rPr>
                  <w:t xml:space="preserve">n</w:t>
                </w:r>
              </w:ins>
            </w:sdtContent>
          </w:sdt>
          <w:sdt>
            <w:sdtPr>
              <w:tag w:val="goog_rdk_56"/>
            </w:sdtPr>
            <w:sdtContent>
              <w:ins w:author="Anonymous" w:id="28" w:date="2021-05-12T16:37:10Z">
                <w:r w:rsidDel="00000000" w:rsidR="00000000" w:rsidRPr="00000000">
                  <w:rPr>
                    <w:sz w:val="24"/>
                    <w:szCs w:val="24"/>
                    <w:rtl w:val="0"/>
                  </w:rPr>
                  <w:t xml:space="preserve"> specific</w:t>
                </w:r>
              </w:ins>
            </w:sdtContent>
          </w:sdt>
          <w:sdt>
            <w:sdtPr>
              <w:tag w:val="goog_rdk_57"/>
            </w:sdtPr>
            <w:sdtContent>
              <w:ins w:author="Melek Chaouch" w:id="23" w:date="2020-11-06T10:29:38Z">
                <w:r w:rsidDel="00000000" w:rsidR="00000000" w:rsidRPr="00000000">
                  <w:rPr>
                    <w:sz w:val="24"/>
                    <w:szCs w:val="24"/>
                    <w:rtl w:val="0"/>
                  </w:rPr>
                  <w:t xml:space="preserve"> genomics data and </w:t>
                </w:r>
              </w:ins>
            </w:sdtContent>
          </w:sdt>
          <w:sdt>
            <w:sdtPr>
              <w:tag w:val="goog_rdk_58"/>
            </w:sdtPr>
            <w:sdtContent>
              <w:ins w:author="Ghedira Kais" w:id="29" w:date="2020-12-15T13:15:55Z">
                <w:r w:rsidDel="00000000" w:rsidR="00000000" w:rsidRPr="00000000">
                  <w:rPr>
                    <w:sz w:val="24"/>
                    <w:szCs w:val="24"/>
                    <w:rtl w:val="0"/>
                  </w:rPr>
                  <w:t xml:space="preserve">will contribute to </w:t>
                </w:r>
              </w:ins>
            </w:sdtContent>
          </w:sdt>
          <w:sdt>
            <w:sdtPr>
              <w:tag w:val="goog_rdk_59"/>
            </w:sdtPr>
            <w:sdtContent>
              <w:ins w:author="Faisal M. Fadlelmola" w:id="30" w:date="2021-06-04T07:44:44Z">
                <w:r w:rsidDel="00000000" w:rsidR="00000000" w:rsidRPr="00000000">
                  <w:rPr>
                    <w:sz w:val="24"/>
                    <w:szCs w:val="24"/>
                    <w:rtl w:val="0"/>
                  </w:rPr>
                  <w:t xml:space="preserve">facilitating</w:t>
                </w:r>
              </w:ins>
            </w:sdtContent>
          </w:sdt>
          <w:sdt>
            <w:sdtPr>
              <w:tag w:val="goog_rdk_60"/>
            </w:sdtPr>
            <w:sdtContent>
              <w:ins w:author="Melek Chaouch" w:id="23" w:date="2020-11-06T10:29:38Z">
                <w:sdt>
                  <w:sdtPr>
                    <w:tag w:val="goog_rdk_61"/>
                  </w:sdtPr>
                  <w:sdtContent>
                    <w:del w:author="Faisal M. Fadlelmola" w:id="30" w:date="2021-06-04T07:44:44Z">
                      <w:r w:rsidDel="00000000" w:rsidR="00000000" w:rsidRPr="00000000">
                        <w:rPr>
                          <w:sz w:val="24"/>
                          <w:szCs w:val="24"/>
                          <w:rtl w:val="0"/>
                        </w:rPr>
                        <w:delText xml:space="preserve">facilitate</w:delText>
                      </w:r>
                    </w:del>
                  </w:sdtContent>
                </w:sdt>
                <w:sdt>
                  <w:sdtPr>
                    <w:tag w:val="goog_rdk_62"/>
                  </w:sdtPr>
                  <w:sdtContent>
                    <w:del w:author="Ghedira Kais" w:id="31" w:date="2020-12-15T13:16:14Z">
                      <w:r w:rsidDel="00000000" w:rsidR="00000000" w:rsidRPr="00000000">
                        <w:rPr>
                          <w:sz w:val="24"/>
                          <w:szCs w:val="24"/>
                          <w:rtl w:val="0"/>
                        </w:rPr>
                        <w:delText xml:space="preserve">s</w:delText>
                      </w:r>
                    </w:del>
                  </w:sdtContent>
                </w:sdt>
                <w:r w:rsidDel="00000000" w:rsidR="00000000" w:rsidRPr="00000000">
                  <w:rPr>
                    <w:sz w:val="24"/>
                    <w:szCs w:val="24"/>
                    <w:rtl w:val="0"/>
                  </w:rPr>
                  <w:t xml:space="preserve"> access to</w:t>
                </w:r>
              </w:ins>
            </w:sdtContent>
          </w:sdt>
          <w:sdt>
            <w:sdtPr>
              <w:tag w:val="goog_rdk_63"/>
            </w:sdtPr>
            <w:sdtContent>
              <w:ins w:author="Ghedira Kais" w:id="32" w:date="2020-12-15T13:16:19Z">
                <w:r w:rsidDel="00000000" w:rsidR="00000000" w:rsidRPr="00000000">
                  <w:rPr>
                    <w:sz w:val="24"/>
                    <w:szCs w:val="24"/>
                    <w:rtl w:val="0"/>
                  </w:rPr>
                  <w:t xml:space="preserve"> these data by</w:t>
                </w:r>
              </w:ins>
            </w:sdtContent>
          </w:sdt>
          <w:sdt>
            <w:sdtPr>
              <w:tag w:val="goog_rdk_64"/>
            </w:sdtPr>
            <w:sdtContent>
              <w:ins w:author="Melek Chaouch" w:id="23" w:date="2020-11-06T10:29:38Z">
                <w:r w:rsidDel="00000000" w:rsidR="00000000" w:rsidRPr="00000000">
                  <w:rPr>
                    <w:sz w:val="24"/>
                    <w:szCs w:val="24"/>
                    <w:rtl w:val="0"/>
                  </w:rPr>
                  <w:t xml:space="preserve"> researchers, clinicians and patients.</w:t>
                </w:r>
              </w:ins>
            </w:sdtContent>
          </w:sdt>
          <w:sdt>
            <w:sdtPr>
              <w:tag w:val="goog_rdk_65"/>
            </w:sdtPr>
            <w:sdtContent>
              <w:r w:rsidDel="00000000" w:rsidR="00000000" w:rsidRPr="00000000">
                <w:rPr>
                  <w:rtl w:val="0"/>
                </w:rPr>
              </w:r>
            </w:sdtContent>
          </w:sdt>
        </w:p>
      </w:sdtContent>
    </w:sdt>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Keywords: </w:t>
      </w:r>
      <w:r w:rsidDel="00000000" w:rsidR="00000000" w:rsidRPr="00000000">
        <w:rPr>
          <w:rtl w:val="0"/>
        </w:rPr>
        <w:t xml:space="preserve">Africa, Clinical Genetics, Database, Genomics Medicine, Personalized Medicine, Pharmacogenomics, Portal, Precision Medicine </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dt>
      <w:sdtPr>
        <w:tag w:val="goog_rdk_67"/>
      </w:sdtPr>
      <w:sdtContent>
        <w:p w:rsidR="00000000" w:rsidDel="00000000" w:rsidP="00000000" w:rsidRDefault="00000000" w:rsidRPr="00000000" w14:paraId="00000038">
          <w:pPr>
            <w:pStyle w:val="Heading1"/>
            <w:rPr>
              <w:sz w:val="24"/>
              <w:szCs w:val="24"/>
            </w:rPr>
          </w:pPr>
          <w:bookmarkStart w:colFirst="0" w:colLast="0" w:name="_heading=h.hao35uvaf4hv" w:id="4"/>
          <w:bookmarkEnd w:id="4"/>
          <w:r w:rsidDel="00000000" w:rsidR="00000000" w:rsidRPr="00000000">
            <w:rPr>
              <w:rtl w:val="0"/>
            </w:rPr>
            <w:t xml:space="preserve">Introduction</w:t>
          </w:r>
          <w:r w:rsidDel="00000000" w:rsidR="00000000" w:rsidRPr="00000000">
            <w:rPr>
              <w:rtl w:val="0"/>
            </w:rPr>
          </w:r>
        </w:p>
      </w:sdtContent>
    </w:sdt>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rPr>
          <w:i w:val="1"/>
          <w:sz w:val="24"/>
          <w:szCs w:val="24"/>
        </w:rPr>
      </w:pPr>
      <w:r w:rsidDel="00000000" w:rsidR="00000000" w:rsidRPr="00000000">
        <w:rPr>
          <w:i w:val="1"/>
          <w:sz w:val="24"/>
          <w:szCs w:val="24"/>
          <w:rtl w:val="0"/>
        </w:rPr>
        <w:t xml:space="preserve">Suggestion of the introduction content (suggestions by Rym, Judit, Reem):</w:t>
      </w:r>
    </w:p>
    <w:p w:rsidR="00000000" w:rsidDel="00000000" w:rsidP="00000000" w:rsidRDefault="00000000" w:rsidRPr="00000000" w14:paraId="0000003B">
      <w:pPr>
        <w:numPr>
          <w:ilvl w:val="0"/>
          <w:numId w:val="8"/>
        </w:numPr>
        <w:ind w:left="720" w:hanging="360"/>
        <w:rPr>
          <w:i w:val="1"/>
          <w:sz w:val="24"/>
          <w:szCs w:val="24"/>
        </w:rPr>
      </w:pPr>
      <w:r w:rsidDel="00000000" w:rsidR="00000000" w:rsidRPr="00000000">
        <w:rPr>
          <w:i w:val="1"/>
          <w:sz w:val="24"/>
          <w:szCs w:val="24"/>
          <w:rtl w:val="0"/>
        </w:rPr>
        <w:t xml:space="preserve">Precision medicine/genomic medicine  background, importance </w:t>
        <w:tab/>
        <w:t xml:space="preserve"> </w:t>
      </w:r>
    </w:p>
    <w:p w:rsidR="00000000" w:rsidDel="00000000" w:rsidP="00000000" w:rsidRDefault="00000000" w:rsidRPr="00000000" w14:paraId="0000003C">
      <w:pPr>
        <w:numPr>
          <w:ilvl w:val="0"/>
          <w:numId w:val="8"/>
        </w:numPr>
        <w:ind w:left="720" w:hanging="360"/>
        <w:rPr>
          <w:i w:val="1"/>
          <w:sz w:val="24"/>
          <w:szCs w:val="24"/>
        </w:rPr>
      </w:pPr>
      <w:r w:rsidDel="00000000" w:rsidR="00000000" w:rsidRPr="00000000">
        <w:rPr>
          <w:i w:val="1"/>
          <w:sz w:val="24"/>
          <w:szCs w:val="24"/>
          <w:rtl w:val="0"/>
        </w:rPr>
        <w:t xml:space="preserve">Overview of the available databases,  portals and other  resources  related to precision   medicine.</w:t>
      </w:r>
    </w:p>
    <w:p w:rsidR="00000000" w:rsidDel="00000000" w:rsidP="00000000" w:rsidRDefault="00000000" w:rsidRPr="00000000" w14:paraId="0000003D">
      <w:pPr>
        <w:numPr>
          <w:ilvl w:val="0"/>
          <w:numId w:val="8"/>
        </w:numPr>
        <w:ind w:left="720" w:hanging="360"/>
        <w:rPr>
          <w:i w:val="1"/>
          <w:sz w:val="24"/>
          <w:szCs w:val="24"/>
          <w:u w:val="none"/>
        </w:rPr>
      </w:pPr>
      <w:r w:rsidDel="00000000" w:rsidR="00000000" w:rsidRPr="00000000">
        <w:rPr>
          <w:i w:val="1"/>
          <w:sz w:val="24"/>
          <w:szCs w:val="24"/>
          <w:rtl w:val="0"/>
        </w:rPr>
        <w:t xml:space="preserve">Genome sequencing data, bioinformatics and genome comparison</w:t>
      </w:r>
      <w:r w:rsidDel="00000000" w:rsidR="00000000" w:rsidRPr="00000000">
        <w:rPr>
          <w:rtl w:val="0"/>
        </w:rPr>
      </w:r>
    </w:p>
    <w:p w:rsidR="00000000" w:rsidDel="00000000" w:rsidP="00000000" w:rsidRDefault="00000000" w:rsidRPr="00000000" w14:paraId="0000003E">
      <w:pPr>
        <w:numPr>
          <w:ilvl w:val="0"/>
          <w:numId w:val="8"/>
        </w:numPr>
        <w:ind w:left="720" w:hanging="360"/>
        <w:rPr>
          <w:i w:val="1"/>
          <w:sz w:val="24"/>
          <w:szCs w:val="24"/>
        </w:rPr>
      </w:pPr>
      <w:r w:rsidDel="00000000" w:rsidR="00000000" w:rsidRPr="00000000">
        <w:rPr>
          <w:i w:val="1"/>
          <w:sz w:val="24"/>
          <w:szCs w:val="24"/>
          <w:rtl w:val="0"/>
        </w:rPr>
        <w:t xml:space="preserve">Explain why it is relevant to have a Genome medicine portal specific to Africa (Some arguments:  Lack of African  data, data not standardized, data pulled with other populations...  while on the other side Africa has several specificities (ethnic, genetic, nutritional, environmental, predisposition to diseases...) </w:t>
      </w:r>
    </w:p>
    <w:p w:rsidR="00000000" w:rsidDel="00000000" w:rsidP="00000000" w:rsidRDefault="00000000" w:rsidRPr="00000000" w14:paraId="0000003F">
      <w:pPr>
        <w:numPr>
          <w:ilvl w:val="0"/>
          <w:numId w:val="8"/>
        </w:numPr>
        <w:ind w:left="720" w:hanging="360"/>
        <w:rPr>
          <w:i w:val="1"/>
          <w:sz w:val="24"/>
          <w:szCs w:val="24"/>
        </w:rPr>
      </w:pPr>
      <w:r w:rsidDel="00000000" w:rsidR="00000000" w:rsidRPr="00000000">
        <w:rPr>
          <w:i w:val="1"/>
          <w:sz w:val="24"/>
          <w:szCs w:val="24"/>
          <w:rtl w:val="0"/>
        </w:rPr>
        <w:t xml:space="preserve">Explain purpose and need</w:t>
      </w:r>
    </w:p>
    <w:p w:rsidR="00000000" w:rsidDel="00000000" w:rsidP="00000000" w:rsidRDefault="00000000" w:rsidRPr="00000000" w14:paraId="00000040">
      <w:pPr>
        <w:numPr>
          <w:ilvl w:val="0"/>
          <w:numId w:val="8"/>
        </w:numPr>
        <w:ind w:left="720" w:hanging="360"/>
        <w:rPr>
          <w:i w:val="1"/>
          <w:sz w:val="24"/>
          <w:szCs w:val="24"/>
        </w:rPr>
      </w:pPr>
      <w:r w:rsidDel="00000000" w:rsidR="00000000" w:rsidRPr="00000000">
        <w:rPr>
          <w:i w:val="1"/>
          <w:sz w:val="24"/>
          <w:szCs w:val="24"/>
          <w:rtl w:val="0"/>
        </w:rPr>
        <w:t xml:space="preserve">Who is the target audience</w:t>
      </w:r>
    </w:p>
    <w:p w:rsidR="00000000" w:rsidDel="00000000" w:rsidP="00000000" w:rsidRDefault="00000000" w:rsidRPr="00000000" w14:paraId="00000041">
      <w:pPr>
        <w:numPr>
          <w:ilvl w:val="0"/>
          <w:numId w:val="8"/>
        </w:numPr>
        <w:ind w:left="720" w:hanging="360"/>
        <w:rPr>
          <w:i w:val="1"/>
          <w:sz w:val="24"/>
          <w:szCs w:val="24"/>
        </w:rPr>
      </w:pPr>
      <w:r w:rsidDel="00000000" w:rsidR="00000000" w:rsidRPr="00000000">
        <w:rPr>
          <w:i w:val="1"/>
          <w:sz w:val="24"/>
          <w:szCs w:val="24"/>
          <w:rtl w:val="0"/>
        </w:rPr>
        <w:t xml:space="preserve">Start the introduction with a paragraph highlighting the different nomenclature used in this field; such as "genomic", "precision", and "personalized" medicine; and also our decision to use the term "genomic or precision" in this article and for the portal. There are articles that discuss the subtle difference between these terms, for instance: </w:t>
      </w:r>
      <w:hyperlink r:id="rId9">
        <w:r w:rsidDel="00000000" w:rsidR="00000000" w:rsidRPr="00000000">
          <w:rPr>
            <w:i w:val="1"/>
            <w:color w:val="1155cc"/>
            <w:sz w:val="24"/>
            <w:szCs w:val="24"/>
            <w:u w:val="single"/>
            <w:rtl w:val="0"/>
          </w:rPr>
          <w:t xml:space="preserve">https://doi.org/10.1038/clpt.2013.101</w:t>
        </w:r>
      </w:hyperlink>
      <w:r w:rsidDel="00000000" w:rsidR="00000000" w:rsidRPr="00000000">
        <w:rPr>
          <w:i w:val="1"/>
          <w:sz w:val="24"/>
          <w:szCs w:val="24"/>
          <w:rtl w:val="0"/>
        </w:rPr>
        <w:t xml:space="preserve">, https://doi.org/10.1038/nm0313-249</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sdt>
      <w:sdtPr>
        <w:tag w:val="goog_rdk_76"/>
      </w:sdtPr>
      <w:sdtContent>
        <w:p w:rsidR="00000000" w:rsidDel="00000000" w:rsidP="00000000" w:rsidRDefault="00000000" w:rsidRPr="00000000" w14:paraId="00000048">
          <w:pPr>
            <w:rPr>
              <w:sz w:val="24"/>
              <w:szCs w:val="24"/>
              <w:rPrChange w:author="Maroua Boujemâa" w:id="35" w:date="2021-07-07T09:20:17Z">
                <w:rPr>
                  <w:sz w:val="18"/>
                  <w:szCs w:val="18"/>
                </w:rPr>
              </w:rPrChange>
            </w:rPr>
          </w:pPr>
          <w:sdt>
            <w:sdtPr>
              <w:tag w:val="goog_rdk_69"/>
            </w:sdtPr>
            <w:sdtContent>
              <w:ins w:author="yosr hamdi" w:id="34" w:date="2020-11-05T14:16:49Z"/>
              <w:sdt>
                <w:sdtPr>
                  <w:tag w:val="goog_rdk_70"/>
                </w:sdtPr>
                <w:sdtContent>
                  <w:commentRangeStart w:id="11"/>
                </w:sdtContent>
              </w:sdt>
              <w:ins w:author="yosr hamdi" w:id="34" w:date="2020-11-05T14:16:49Z">
                <w:sdt>
                  <w:sdtPr>
                    <w:tag w:val="goog_rdk_71"/>
                  </w:sdtPr>
                  <w:sdtContent>
                    <w:commentRangeStart w:id="12"/>
                  </w:sdtContent>
                </w:sdt>
                <w:sdt>
                  <w:sdtPr>
                    <w:tag w:val="goog_rdk_72"/>
                  </w:sdtPr>
                  <w:sdtContent>
                    <w:commentRangeStart w:id="13"/>
                  </w:sdtContent>
                </w:sdt>
                <w:sdt>
                  <w:sdtPr>
                    <w:tag w:val="goog_rdk_73"/>
                  </w:sdtPr>
                  <w:sdtContent>
                    <w:commentRangeStart w:id="14"/>
                  </w:sdtContent>
                </w:sdt>
                <w:sdt>
                  <w:sdtPr>
                    <w:tag w:val="goog_rdk_74"/>
                  </w:sdtPr>
                  <w:sdtContent>
                    <w:commentRangeStart w:id="15"/>
                  </w:sdtContent>
                </w:sdt>
                <w:r w:rsidDel="00000000" w:rsidR="00000000" w:rsidRPr="00000000">
                  <w:rPr>
                    <w:sz w:val="24"/>
                    <w:szCs w:val="24"/>
                    <w:rtl w:val="0"/>
                  </w:rPr>
                  <w:t xml:space="preserve">Comment:</w:t>
                </w:r>
              </w:ins>
            </w:sdtContent>
          </w:sdt>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sdt>
            <w:sdtPr>
              <w:tag w:val="goog_rdk_75"/>
            </w:sdtPr>
            <w:sdtContent>
              <w:r w:rsidDel="00000000" w:rsidR="00000000" w:rsidRPr="00000000">
                <w:rPr>
                  <w:rtl w:val="0"/>
                </w:rPr>
              </w:r>
            </w:sdtContent>
          </w:sdt>
        </w:p>
      </w:sdtContent>
    </w:sdt>
    <w:sdt>
      <w:sdtPr>
        <w:tag w:val="goog_rdk_79"/>
      </w:sdtPr>
      <w:sdtContent>
        <w:p w:rsidR="00000000" w:rsidDel="00000000" w:rsidP="00000000" w:rsidRDefault="00000000" w:rsidRPr="00000000" w14:paraId="00000049">
          <w:pPr>
            <w:spacing w:line="276" w:lineRule="auto"/>
            <w:jc w:val="both"/>
            <w:rPr>
              <w:ins w:author="yosr hamdi" w:id="36" w:date="2020-11-04T13:13:48Z"/>
              <w:sz w:val="18"/>
              <w:szCs w:val="18"/>
            </w:rPr>
          </w:pPr>
          <w:sdt>
            <w:sdtPr>
              <w:tag w:val="goog_rdk_78"/>
            </w:sdtPr>
            <w:sdtContent>
              <w:ins w:author="yosr hamdi" w:id="36" w:date="2020-11-04T13:13:48Z">
                <w:r w:rsidDel="00000000" w:rsidR="00000000" w:rsidRPr="00000000">
                  <w:rPr>
                    <w:rtl w:val="0"/>
                  </w:rPr>
                </w:r>
              </w:ins>
            </w:sdtContent>
          </w:sdt>
        </w:p>
      </w:sdtContent>
    </w:sdt>
    <w:sdt>
      <w:sdtPr>
        <w:tag w:val="goog_rdk_85"/>
      </w:sdtPr>
      <w:sdtContent>
        <w:p w:rsidR="00000000" w:rsidDel="00000000" w:rsidP="00000000" w:rsidRDefault="00000000" w:rsidRPr="00000000" w14:paraId="0000004A">
          <w:pPr>
            <w:spacing w:after="240" w:before="240" w:line="360" w:lineRule="auto"/>
            <w:jc w:val="both"/>
            <w:rPr>
              <w:ins w:author="Maroua Boujemâa" w:id="37" w:date="2021-07-07T09:57:32Z"/>
              <w:sz w:val="18"/>
              <w:szCs w:val="18"/>
            </w:rPr>
          </w:pPr>
          <w:sdt>
            <w:sdtPr>
              <w:tag w:val="goog_rdk_81"/>
            </w:sdtPr>
            <w:sdtContent>
              <w:ins w:author="Maroua Boujemâa" w:id="37" w:date="2021-07-07T09:57:32Z">
                <w:r w:rsidDel="00000000" w:rsidR="00000000" w:rsidRPr="00000000">
                  <w:rPr>
                    <w:sz w:val="18"/>
                    <w:szCs w:val="18"/>
                    <w:rtl w:val="0"/>
                  </w:rPr>
                  <w:t xml:space="preserve">Many advances have been made on the pathophysiological and genetic knowledge of various diseases. This </w:t>
                </w:r>
                <w:r w:rsidDel="00000000" w:rsidR="00000000" w:rsidRPr="00000000">
                  <w:rPr>
                    <w:sz w:val="18"/>
                    <w:szCs w:val="18"/>
                    <w:rtl w:val="0"/>
                  </w:rPr>
                  <w:t xml:space="preserve">is mainly</w:t>
                </w:r>
                <w:r w:rsidDel="00000000" w:rsidR="00000000" w:rsidRPr="00000000">
                  <w:rPr>
                    <w:sz w:val="18"/>
                    <w:szCs w:val="18"/>
                    <w:rtl w:val="0"/>
                  </w:rPr>
                  <w:t xml:space="preserve"> linked to the development of robust technologies to generate and understand sequence variation (Lima Marson et al 2017; DM Roden and RF Tyndale et al,2013). Several concepts have emerged since these advanc</w:t>
                </w:r>
                <w:sdt>
                  <w:sdtPr>
                    <w:tag w:val="goog_rdk_82"/>
                  </w:sdtPr>
                  <w:sdtContent>
                    <w:del w:author="Yasmina Jaufeerally Fakim" w:id="38" w:date="2021-07-07T14:58:12Z">
                      <w:r w:rsidDel="00000000" w:rsidR="00000000" w:rsidRPr="00000000">
                        <w:rPr>
                          <w:sz w:val="18"/>
                          <w:szCs w:val="18"/>
                          <w:rtl w:val="0"/>
                        </w:rPr>
                        <w:delText xml:space="preserve">e</w:delText>
                      </w:r>
                    </w:del>
                  </w:sdtContent>
                </w:sdt>
                <w:r w:rsidDel="00000000" w:rsidR="00000000" w:rsidRPr="00000000">
                  <w:rPr>
                    <w:sz w:val="18"/>
                    <w:szCs w:val="18"/>
                    <w:rtl w:val="0"/>
                  </w:rPr>
                  <w:t xml:space="preserve">s including Genomic Medicine, Precision Medicine, and Personalized Medicine. Genomic Medicine </w:t>
                </w:r>
                <w:r w:rsidDel="00000000" w:rsidR="00000000" w:rsidRPr="00000000">
                  <w:rPr>
                    <w:sz w:val="18"/>
                    <w:szCs w:val="18"/>
                    <w:rtl w:val="0"/>
                  </w:rPr>
                  <w:t xml:space="preserve">is defined</w:t>
                </w:r>
                <w:r w:rsidDel="00000000" w:rsidR="00000000" w:rsidRPr="00000000">
                  <w:rPr>
                    <w:sz w:val="18"/>
                    <w:szCs w:val="18"/>
                    <w:rtl w:val="0"/>
                  </w:rPr>
                  <w:t xml:space="preserve"> as the use of the genotypic information about an individual as part of their clinical care (DM Roden and RF Tyndale et al,2013). Personalized medicine is the tailoring of a medical treatment based on genomic, epigenomic, proteomic profile and clinical information of an individual. This approach increases our capacity to predict which medical treatments will be reliable and effective for individual </w:t>
                </w:r>
                <w:r w:rsidDel="00000000" w:rsidR="00000000" w:rsidRPr="00000000">
                  <w:rPr>
                    <w:sz w:val="18"/>
                    <w:szCs w:val="18"/>
                    <w:rtl w:val="0"/>
                  </w:rPr>
                  <w:t xml:space="preserve">patients</w:t>
                </w:r>
                <w:r w:rsidDel="00000000" w:rsidR="00000000" w:rsidRPr="00000000">
                  <w:rPr>
                    <w:sz w:val="18"/>
                    <w:szCs w:val="18"/>
                    <w:rtl w:val="0"/>
                  </w:rPr>
                  <w:t xml:space="preserve">, and which ones will not be </w:t>
                </w:r>
              </w:ins>
            </w:sdtContent>
          </w:sdt>
          <w:sdt>
            <w:sdtPr>
              <w:tag w:val="goog_rdk_83"/>
            </w:sdtPr>
            <w:sdtContent>
              <w:ins w:author="Yasmina Jaufeerally Fakim" w:id="39" w:date="2021-07-07T14:58:22Z">
                <w:r w:rsidDel="00000000" w:rsidR="00000000" w:rsidRPr="00000000">
                  <w:rPr>
                    <w:sz w:val="18"/>
                    <w:szCs w:val="18"/>
                    <w:rtl w:val="0"/>
                  </w:rPr>
                  <w:t xml:space="preserve">based on their genotypic data </w:t>
                </w:r>
              </w:ins>
            </w:sdtContent>
          </w:sdt>
          <w:sdt>
            <w:sdtPr>
              <w:tag w:val="goog_rdk_84"/>
            </w:sdtPr>
            <w:sdtContent>
              <w:ins w:author="Maroua Boujemâa" w:id="37" w:date="2021-07-07T09:57:32Z">
                <w:r w:rsidDel="00000000" w:rsidR="00000000" w:rsidRPr="00000000">
                  <w:rPr>
                    <w:sz w:val="18"/>
                    <w:szCs w:val="18"/>
                    <w:rtl w:val="0"/>
                  </w:rPr>
                  <w:t xml:space="preserve">(Sunil Mathur and Joseph Sutton 2017). </w:t>
                </w:r>
              </w:ins>
            </w:sdtContent>
          </w:sdt>
        </w:p>
      </w:sdtContent>
    </w:sdt>
    <w:sdt>
      <w:sdtPr>
        <w:tag w:val="goog_rdk_88"/>
      </w:sdtPr>
      <w:sdtContent>
        <w:p w:rsidR="00000000" w:rsidDel="00000000" w:rsidP="00000000" w:rsidRDefault="00000000" w:rsidRPr="00000000" w14:paraId="0000004B">
          <w:pPr>
            <w:spacing w:line="360" w:lineRule="auto"/>
            <w:jc w:val="both"/>
            <w:rPr>
              <w:ins w:author="yosr hamdi" w:id="36" w:date="2020-11-04T13:13:48Z"/>
              <w:sz w:val="18"/>
              <w:szCs w:val="18"/>
            </w:rPr>
          </w:pPr>
          <w:sdt>
            <w:sdtPr>
              <w:tag w:val="goog_rdk_87"/>
            </w:sdtPr>
            <w:sdtContent>
              <w:ins w:author="yosr hamdi" w:id="36" w:date="2020-11-04T13:13:48Z">
                <w:r w:rsidDel="00000000" w:rsidR="00000000" w:rsidRPr="00000000">
                  <w:rPr>
                    <w:rtl w:val="0"/>
                  </w:rPr>
                </w:r>
              </w:ins>
            </w:sdtContent>
          </w:sdt>
        </w:p>
      </w:sdtContent>
    </w:sdt>
    <w:p w:rsidR="00000000" w:rsidDel="00000000" w:rsidP="00000000" w:rsidRDefault="00000000" w:rsidRPr="00000000" w14:paraId="0000004C">
      <w:pPr>
        <w:spacing w:line="360" w:lineRule="auto"/>
        <w:jc w:val="both"/>
        <w:rPr>
          <w:color w:val="ff0000"/>
        </w:rPr>
      </w:pPr>
      <w:sdt>
        <w:sdtPr>
          <w:tag w:val="goog_rdk_89"/>
        </w:sdtPr>
        <w:sdtContent>
          <w:commentRangeStart w:id="16"/>
        </w:sdtContent>
      </w:sdt>
      <w:r w:rsidDel="00000000" w:rsidR="00000000" w:rsidRPr="00000000">
        <w:rPr>
          <w:color w:val="6aa84f"/>
          <w:highlight w:val="white"/>
          <w:rtl w:val="0"/>
        </w:rPr>
        <w:t xml:space="preserve">Precision medicine is the concept of tailoring disease treatment and prevention to account for differences in genetics, environmental, or even lifestyle factors </w:t>
      </w:r>
      <w:sdt>
        <w:sdtPr>
          <w:tag w:val="goog_rdk_90"/>
        </w:sdtPr>
        <w:sdtContent>
          <w:ins w:author="Ghedira Kais" w:id="40" w:date="2020-12-15T13:17:20Z">
            <w:r w:rsidDel="00000000" w:rsidR="00000000" w:rsidRPr="00000000">
              <w:rPr>
                <w:color w:val="6aa84f"/>
                <w:highlight w:val="white"/>
                <w:rtl w:val="0"/>
              </w:rPr>
              <w:t xml:space="preserve">that are </w:t>
            </w:r>
          </w:ins>
        </w:sdtContent>
      </w:sdt>
      <w:r w:rsidDel="00000000" w:rsidR="00000000" w:rsidRPr="00000000">
        <w:rPr>
          <w:color w:val="6aa84f"/>
          <w:highlight w:val="white"/>
          <w:rtl w:val="0"/>
        </w:rPr>
        <w:t xml:space="preserve">specific to groups of people</w:t>
      </w:r>
      <w:sdt>
        <w:sdtPr>
          <w:tag w:val="goog_rdk_91"/>
        </w:sdtPr>
        <w:sdtContent>
          <w:ins w:author="Judit Kumuthini" w:id="41" w:date="2021-06-11T04:44:55Z">
            <w:r w:rsidDel="00000000" w:rsidR="00000000" w:rsidRPr="00000000">
              <w:rPr>
                <w:color w:val="6aa84f"/>
                <w:highlight w:val="white"/>
                <w:rtl w:val="0"/>
              </w:rPr>
              <w:t xml:space="preserve"> or sub populations</w:t>
            </w:r>
          </w:ins>
        </w:sdtContent>
      </w:sdt>
      <w:r w:rsidDel="00000000" w:rsidR="00000000" w:rsidRPr="00000000">
        <w:rPr>
          <w:color w:val="6aa84f"/>
          <w:highlight w:val="white"/>
          <w:rtl w:val="0"/>
        </w:rPr>
        <w:t xml:space="preserve">.</w:t>
      </w:r>
      <w:sdt>
        <w:sdtPr>
          <w:tag w:val="goog_rdk_92"/>
        </w:sdtPr>
        <w:sdtContent>
          <w:ins w:author="Ghedira Kais" w:id="42" w:date="2020-12-15T13:17:26Z">
            <w:r w:rsidDel="00000000" w:rsidR="00000000" w:rsidRPr="00000000">
              <w:rPr>
                <w:color w:val="6aa84f"/>
                <w:highlight w:val="white"/>
                <w:rtl w:val="0"/>
              </w:rPr>
              <w:t xml:space="preserve"> </w:t>
            </w:r>
          </w:ins>
        </w:sdtContent>
      </w:sdt>
      <w:r w:rsidDel="00000000" w:rsidR="00000000" w:rsidRPr="00000000">
        <w:rPr>
          <w:color w:val="6aa84f"/>
          <w:highlight w:val="white"/>
          <w:rtl w:val="0"/>
        </w:rPr>
        <w:t xml:space="preserve">It gathers genetic and biochemical information unique to a group of patients and uses that information to develop more specific and streamlined medications or treatments</w:t>
      </w:r>
      <w:r w:rsidDel="00000000" w:rsidR="00000000" w:rsidRPr="00000000">
        <w:rPr>
          <w:color w:val="ff0000"/>
          <w:highlight w:val="white"/>
          <w:rtl w:val="0"/>
        </w:rPr>
        <w:t xml:space="preserve"> (</w:t>
      </w:r>
      <w:r w:rsidDel="00000000" w:rsidR="00000000" w:rsidRPr="00000000">
        <w:rPr>
          <w:rtl w:val="0"/>
        </w:rPr>
        <w:t xml:space="preserve">Bresnick, Jennifer. 2018</w:t>
      </w:r>
      <w:r w:rsidDel="00000000" w:rsidR="00000000" w:rsidRPr="00000000">
        <w:rPr>
          <w:color w:val="ff0000"/>
          <w:highlight w:val="white"/>
          <w:rtl w:val="0"/>
        </w:rPr>
        <w:t xml:space="preserve">). </w:t>
      </w:r>
      <w:r w:rsidDel="00000000" w:rsidR="00000000" w:rsidRPr="00000000">
        <w:rPr>
          <w:color w:val="6aa84f"/>
          <w:rtl w:val="0"/>
        </w:rPr>
        <w:t xml:space="preserve">Ultimately, precision medicine represents the significant enhancement of evidence-based medicine, rapid advances in personal, cohort, and population-scale data acquisition, </w:t>
      </w:r>
      <w:sdt>
        <w:sdtPr>
          <w:tag w:val="goog_rdk_93"/>
        </w:sdtPr>
        <w:sdtContent>
          <w:ins w:author="Ghedira Kais" w:id="43" w:date="2020-12-15T13:18:01Z">
            <w:r w:rsidDel="00000000" w:rsidR="00000000" w:rsidRPr="00000000">
              <w:rPr>
                <w:color w:val="6aa84f"/>
                <w:rtl w:val="0"/>
              </w:rPr>
              <w:t xml:space="preserve">through</w:t>
            </w:r>
          </w:ins>
        </w:sdtContent>
      </w:sdt>
      <w:sdt>
        <w:sdtPr>
          <w:tag w:val="goog_rdk_94"/>
        </w:sdtPr>
        <w:sdtContent>
          <w:del w:author="Ghedira Kais" w:id="43" w:date="2020-12-15T13:18:01Z">
            <w:r w:rsidDel="00000000" w:rsidR="00000000" w:rsidRPr="00000000">
              <w:rPr>
                <w:color w:val="6aa84f"/>
                <w:rtl w:val="0"/>
              </w:rPr>
              <w:delText xml:space="preserve">such as via</w:delText>
            </w:r>
          </w:del>
        </w:sdtContent>
      </w:sdt>
      <w:r w:rsidDel="00000000" w:rsidR="00000000" w:rsidRPr="00000000">
        <w:rPr>
          <w:color w:val="6aa84f"/>
          <w:rtl w:val="0"/>
        </w:rPr>
        <w:t xml:space="preserve"> sequencing, </w:t>
      </w:r>
      <w:sdt>
        <w:sdtPr>
          <w:tag w:val="goog_rdk_95"/>
        </w:sdtPr>
        <w:sdtContent>
          <w:ins w:author="Judit Kumuthini" w:id="44" w:date="2021-06-11T04:45:49Z">
            <w:r w:rsidDel="00000000" w:rsidR="00000000" w:rsidRPr="00000000">
              <w:rPr>
                <w:color w:val="6aa84f"/>
                <w:rtl w:val="0"/>
              </w:rPr>
              <w:t xml:space="preserve">genotyping arrays,</w:t>
            </w:r>
            <w:sdt>
              <w:sdtPr>
                <w:tag w:val="goog_rdk_96"/>
              </w:sdtPr>
              <w:sdtContent>
                <w:del w:author="Judit Kumuthini" w:id="44" w:date="2021-06-11T04:45:49Z">
                  <w:r w:rsidDel="00000000" w:rsidR="00000000" w:rsidRPr="00000000">
                    <w:rPr>
                      <w:color w:val="6aa84f"/>
                      <w:rtl w:val="0"/>
                    </w:rPr>
                    <w:delText xml:space="preserve"> </w:delText>
                  </w:r>
                </w:del>
              </w:sdtContent>
            </w:sdt>
          </w:ins>
        </w:sdtContent>
      </w:sdt>
      <w:sdt>
        <w:sdtPr>
          <w:tag w:val="goog_rdk_97"/>
        </w:sdtPr>
        <w:sdtContent>
          <w:del w:author="Judit Kumuthini" w:id="44" w:date="2021-06-11T04:45:49Z">
            <w:r w:rsidDel="00000000" w:rsidR="00000000" w:rsidRPr="00000000">
              <w:rPr>
                <w:color w:val="6aa84f"/>
                <w:rtl w:val="0"/>
              </w:rPr>
              <w:delText xml:space="preserve">omics-related tools</w:delText>
            </w:r>
          </w:del>
        </w:sdtContent>
      </w:sdt>
      <w:r w:rsidDel="00000000" w:rsidR="00000000" w:rsidRPr="00000000">
        <w:rPr>
          <w:color w:val="6aa84f"/>
          <w:rtl w:val="0"/>
        </w:rPr>
        <w:t xml:space="preserve">, mass spectroscopy, biosensors, </w:t>
      </w:r>
      <w:sdt>
        <w:sdtPr>
          <w:tag w:val="goog_rdk_98"/>
        </w:sdtPr>
        <w:sdtContent>
          <w:ins w:author="Judit Kumuthini" w:id="45" w:date="2021-06-11T04:46:25Z">
            <w:r w:rsidDel="00000000" w:rsidR="00000000" w:rsidRPr="00000000">
              <w:rPr>
                <w:color w:val="6aa84f"/>
                <w:rtl w:val="0"/>
              </w:rPr>
              <w:t xml:space="preserve">medical devices including </w:t>
            </w:r>
          </w:ins>
        </w:sdtContent>
      </w:sdt>
      <w:r w:rsidDel="00000000" w:rsidR="00000000" w:rsidRPr="00000000">
        <w:rPr>
          <w:color w:val="6aa84f"/>
          <w:rtl w:val="0"/>
        </w:rPr>
        <w:t xml:space="preserve">mobile health devices</w:t>
      </w:r>
      <w:sdt>
        <w:sdtPr>
          <w:tag w:val="goog_rdk_99"/>
        </w:sdtPr>
        <w:sdtContent>
          <w:ins w:author="Judit Kumuthini" w:id="46" w:date="2021-06-11T04:54:05Z">
            <w:r w:rsidDel="00000000" w:rsidR="00000000" w:rsidRPr="00000000">
              <w:rPr>
                <w:color w:val="6aa84f"/>
                <w:rtl w:val="0"/>
              </w:rPr>
              <w:t xml:space="preserve">,</w:t>
            </w:r>
          </w:ins>
        </w:sdtContent>
      </w:sdt>
      <w:sdt>
        <w:sdtPr>
          <w:tag w:val="goog_rdk_100"/>
        </w:sdtPr>
        <w:sdtContent>
          <w:del w:author="Judit Kumuthini" w:id="46" w:date="2021-06-11T04:54:05Z">
            <w:r w:rsidDel="00000000" w:rsidR="00000000" w:rsidRPr="00000000">
              <w:rPr>
                <w:color w:val="6aa84f"/>
                <w:rtl w:val="0"/>
              </w:rPr>
              <w:delText xml:space="preserve"> and</w:delText>
            </w:r>
          </w:del>
        </w:sdtContent>
      </w:sdt>
      <w:r w:rsidDel="00000000" w:rsidR="00000000" w:rsidRPr="00000000">
        <w:rPr>
          <w:color w:val="6aa84f"/>
          <w:rtl w:val="0"/>
        </w:rPr>
        <w:t xml:space="preserve"> </w:t>
      </w:r>
      <w:sdt>
        <w:sdtPr>
          <w:tag w:val="goog_rdk_101"/>
        </w:sdtPr>
        <w:sdtContent>
          <w:ins w:author="Judit Kumuthini" w:id="47" w:date="2021-06-11T04:54:59Z">
            <w:r w:rsidDel="00000000" w:rsidR="00000000" w:rsidRPr="00000000">
              <w:rPr>
                <w:color w:val="6aa84f"/>
                <w:rtl w:val="0"/>
              </w:rPr>
              <w:t xml:space="preserve">imaging e.g. X-ray, MRI, ultrasound, </w:t>
            </w:r>
          </w:ins>
        </w:sdtContent>
      </w:sdt>
      <w:r w:rsidDel="00000000" w:rsidR="00000000" w:rsidRPr="00000000">
        <w:rPr>
          <w:color w:val="6aa84f"/>
          <w:rtl w:val="0"/>
        </w:rPr>
        <w:t xml:space="preserve">social network activity</w:t>
      </w:r>
      <w:sdt>
        <w:sdtPr>
          <w:tag w:val="goog_rdk_102"/>
        </w:sdtPr>
        <w:sdtContent>
          <w:ins w:author="Judit Kumuthini" w:id="48" w:date="2021-06-11T04:54:12Z">
            <w:r w:rsidDel="00000000" w:rsidR="00000000" w:rsidRPr="00000000">
              <w:rPr>
                <w:color w:val="6aa84f"/>
                <w:rtl w:val="0"/>
              </w:rPr>
              <w:t xml:space="preserve">, electronic health records (EHR)</w:t>
            </w:r>
          </w:ins>
        </w:sdtContent>
      </w:sdt>
      <w:r w:rsidDel="00000000" w:rsidR="00000000" w:rsidRPr="00000000">
        <w:rPr>
          <w:color w:val="6aa84f"/>
          <w:rtl w:val="0"/>
        </w:rPr>
        <w:t xml:space="preserve"> and other applications toward new perspectives for personalized health biomedical data collection all over the world</w:t>
      </w:r>
      <w:r w:rsidDel="00000000" w:rsidR="00000000" w:rsidRPr="00000000">
        <w:rPr>
          <w:color w:val="ff0000"/>
          <w:rtl w:val="0"/>
        </w:rPr>
        <w:t xml:space="preserve"> (</w:t>
      </w:r>
      <w:r w:rsidDel="00000000" w:rsidR="00000000" w:rsidRPr="00000000">
        <w:rPr>
          <w:rtl w:val="0"/>
        </w:rPr>
        <w:t xml:space="preserve">Alexander A. Morgan, 2016</w:t>
      </w:r>
      <w:r w:rsidDel="00000000" w:rsidR="00000000" w:rsidRPr="00000000">
        <w:rPr>
          <w:color w:val="ff0000"/>
          <w:rtl w:val="0"/>
        </w:rPr>
        <w:t xml:space="preserve">).</w:t>
      </w:r>
    </w:p>
    <w:p w:rsidR="00000000" w:rsidDel="00000000" w:rsidP="00000000" w:rsidRDefault="00000000" w:rsidRPr="00000000" w14:paraId="0000004D">
      <w:pPr>
        <w:spacing w:line="360" w:lineRule="auto"/>
        <w:jc w:val="both"/>
        <w:rPr>
          <w:color w:val="ff0000"/>
        </w:rPr>
      </w:pPr>
      <w:r w:rsidDel="00000000" w:rsidR="00000000" w:rsidRPr="00000000">
        <w:rPr>
          <w:rtl w:val="0"/>
        </w:rPr>
      </w:r>
    </w:p>
    <w:p w:rsidR="00000000" w:rsidDel="00000000" w:rsidP="00000000" w:rsidRDefault="00000000" w:rsidRPr="00000000" w14:paraId="0000004E">
      <w:pPr>
        <w:spacing w:line="360" w:lineRule="auto"/>
        <w:jc w:val="both"/>
        <w:rPr>
          <w:color w:val="6aa84f"/>
        </w:rPr>
      </w:pPr>
      <w:r w:rsidDel="00000000" w:rsidR="00000000" w:rsidRPr="00000000">
        <w:rPr>
          <w:color w:val="6aa84f"/>
          <w:rtl w:val="0"/>
        </w:rPr>
        <w:t xml:space="preserve">In African populations, the huge diversity that affects disease risk, progression and response to treatment applies to both communicable and non-communicable diseases</w:t>
      </w:r>
      <w:r w:rsidDel="00000000" w:rsidR="00000000" w:rsidRPr="00000000">
        <w:rPr>
          <w:color w:val="ff0000"/>
          <w:rtl w:val="0"/>
        </w:rPr>
        <w:t xml:space="preserve"> (</w:t>
      </w:r>
      <w:r w:rsidDel="00000000" w:rsidR="00000000" w:rsidRPr="00000000">
        <w:rPr>
          <w:rtl w:val="0"/>
        </w:rPr>
        <w:t xml:space="preserve">Ref1</w:t>
      </w:r>
      <w:r w:rsidDel="00000000" w:rsidR="00000000" w:rsidRPr="00000000">
        <w:rPr>
          <w:color w:val="ff0000"/>
          <w:rtl w:val="0"/>
        </w:rPr>
        <w:t xml:space="preserve">). </w:t>
      </w:r>
      <w:r w:rsidDel="00000000" w:rsidR="00000000" w:rsidRPr="00000000">
        <w:rPr>
          <w:color w:val="6aa84f"/>
          <w:rtl w:val="0"/>
        </w:rPr>
        <w:t xml:space="preserve">Nowadays, the challenges encountered by patients are compounded by the complexities associated with poly-pharmacy</w:t>
      </w:r>
      <w:sdt>
        <w:sdtPr>
          <w:tag w:val="goog_rdk_103"/>
        </w:sdtPr>
        <w:sdtContent>
          <w:ins w:author="Judit Kumuthini" w:id="49" w:date="2021-06-11T04:56:50Z">
            <w:r w:rsidDel="00000000" w:rsidR="00000000" w:rsidRPr="00000000">
              <w:rPr>
                <w:color w:val="6aa84f"/>
                <w:rtl w:val="0"/>
              </w:rPr>
              <w:t xml:space="preserve"> and </w:t>
            </w:r>
          </w:ins>
        </w:sdtContent>
      </w:sdt>
      <w:sdt>
        <w:sdtPr>
          <w:tag w:val="goog_rdk_104"/>
        </w:sdtPr>
        <w:sdtContent>
          <w:ins w:author="Yasmina Jaufeerally Fakim" w:id="50" w:date="2021-07-07T15:00:53Z">
            <w:r w:rsidDel="00000000" w:rsidR="00000000" w:rsidRPr="00000000">
              <w:rPr>
                <w:color w:val="6aa84f"/>
                <w:rtl w:val="0"/>
              </w:rPr>
              <w:t xml:space="preserve">comorbidity </w:t>
            </w:r>
          </w:ins>
        </w:sdtContent>
      </w:sdt>
      <w:sdt>
        <w:sdtPr>
          <w:tag w:val="goog_rdk_105"/>
        </w:sdtPr>
        <w:sdtContent>
          <w:ins w:author="Judit Kumuthini" w:id="49" w:date="2021-06-11T04:56:50Z">
            <w:sdt>
              <w:sdtPr>
                <w:tag w:val="goog_rdk_106"/>
              </w:sdtPr>
              <w:sdtContent>
                <w:del w:author="Yasmina Jaufeerally Fakim" w:id="50" w:date="2021-07-07T15:00:53Z">
                  <w:r w:rsidDel="00000000" w:rsidR="00000000" w:rsidRPr="00000000">
                    <w:rPr>
                      <w:color w:val="6aa84f"/>
                      <w:rtl w:val="0"/>
                    </w:rPr>
                    <w:delText xml:space="preserve">comibidity</w:delText>
                  </w:r>
                </w:del>
              </w:sdtContent>
            </w:sdt>
          </w:ins>
        </w:sdtContent>
      </w:sdt>
      <w:sdt>
        <w:sdtPr>
          <w:tag w:val="goog_rdk_107"/>
        </w:sdtPr>
        <w:sdtContent>
          <w:del w:author="Judit Kumuthini" w:id="49" w:date="2021-06-11T04:56:50Z">
            <w:r w:rsidDel="00000000" w:rsidR="00000000" w:rsidRPr="00000000">
              <w:rPr>
                <w:color w:val="6aa84f"/>
                <w:rtl w:val="0"/>
              </w:rPr>
              <w:delText xml:space="preserve">,</w:delText>
            </w:r>
          </w:del>
        </w:sdtContent>
      </w:sdt>
      <w:r w:rsidDel="00000000" w:rsidR="00000000" w:rsidRPr="00000000">
        <w:rPr>
          <w:color w:val="6aa84f"/>
          <w:rtl w:val="0"/>
        </w:rPr>
        <w:t xml:space="preserve"> which requires careful management of </w:t>
      </w:r>
      <w:sdt>
        <w:sdtPr>
          <w:tag w:val="goog_rdk_108"/>
        </w:sdtPr>
        <w:sdtContent>
          <w:ins w:author="Judit Kumuthini" w:id="51" w:date="2021-06-11T04:57:28Z">
            <w:r w:rsidDel="00000000" w:rsidR="00000000" w:rsidRPr="00000000">
              <w:rPr>
                <w:color w:val="6aa84f"/>
                <w:rtl w:val="0"/>
              </w:rPr>
              <w:t xml:space="preserve">medication type and </w:t>
            </w:r>
          </w:ins>
        </w:sdtContent>
      </w:sdt>
      <w:r w:rsidDel="00000000" w:rsidR="00000000" w:rsidRPr="00000000">
        <w:rPr>
          <w:color w:val="6aa84f"/>
          <w:rtl w:val="0"/>
        </w:rPr>
        <w:t xml:space="preserve">dosages for the most optimal patient benefits, at the same time reducing the incidence of drug induced adverse effects </w:t>
      </w:r>
      <w:r w:rsidDel="00000000" w:rsidR="00000000" w:rsidRPr="00000000">
        <w:rPr>
          <w:color w:val="ff0000"/>
          <w:rtl w:val="0"/>
        </w:rPr>
        <w:t xml:space="preserve">(</w:t>
      </w:r>
      <w:r w:rsidDel="00000000" w:rsidR="00000000" w:rsidRPr="00000000">
        <w:rPr>
          <w:rtl w:val="0"/>
        </w:rPr>
        <w:t xml:space="preserve">Ref2</w:t>
      </w:r>
      <w:r w:rsidDel="00000000" w:rsidR="00000000" w:rsidRPr="00000000">
        <w:rPr>
          <w:color w:val="ff0000"/>
          <w:rtl w:val="0"/>
        </w:rPr>
        <w:t xml:space="preserve">). </w:t>
      </w:r>
      <w:r w:rsidDel="00000000" w:rsidR="00000000" w:rsidRPr="00000000">
        <w:rPr>
          <w:color w:val="6aa84f"/>
          <w:rtl w:val="0"/>
        </w:rPr>
        <w:t xml:space="preserve">The interaction between genomics and nutrition is also playing an increasing role in human health and wellness </w:t>
      </w:r>
      <w:r w:rsidDel="00000000" w:rsidR="00000000" w:rsidRPr="00000000">
        <w:rPr>
          <w:color w:val="ff0000"/>
          <w:rtl w:val="0"/>
        </w:rPr>
        <w:t xml:space="preserve">(</w:t>
      </w:r>
      <w:r w:rsidDel="00000000" w:rsidR="00000000" w:rsidRPr="00000000">
        <w:rPr>
          <w:rtl w:val="0"/>
        </w:rPr>
        <w:t xml:space="preserve">Ref3</w:t>
      </w:r>
      <w:r w:rsidDel="00000000" w:rsidR="00000000" w:rsidRPr="00000000">
        <w:rPr>
          <w:color w:val="ff0000"/>
          <w:rtl w:val="0"/>
        </w:rPr>
        <w:t xml:space="preserve">). </w:t>
      </w:r>
      <w:r w:rsidDel="00000000" w:rsidR="00000000" w:rsidRPr="00000000">
        <w:rPr>
          <w:color w:val="6aa84f"/>
          <w:rtl w:val="0"/>
        </w:rPr>
        <w:t xml:space="preserve">Thus performing a literature search on Precision Medicine of African populations was the first performed work which allowed us to identify the most important genomic markers to guide precision medicine or precision public health in African</w:t>
      </w:r>
      <w:r w:rsidDel="00000000" w:rsidR="00000000" w:rsidRPr="00000000">
        <w:rPr>
          <w:color w:val="ff0000"/>
          <w:rtl w:val="0"/>
        </w:rPr>
        <w:t xml:space="preserve"> (</w:t>
      </w:r>
      <w:r w:rsidDel="00000000" w:rsidR="00000000" w:rsidRPr="00000000">
        <w:rPr>
          <w:rtl w:val="0"/>
        </w:rPr>
        <w:t xml:space="preserve">Ref4, Radouani et al. 2020</w:t>
      </w:r>
      <w:r w:rsidDel="00000000" w:rsidR="00000000" w:rsidRPr="00000000">
        <w:rPr>
          <w:color w:val="ff0000"/>
          <w:rtl w:val="0"/>
        </w:rPr>
        <w:t xml:space="preserve">). </w:t>
      </w:r>
      <w:r w:rsidDel="00000000" w:rsidR="00000000" w:rsidRPr="00000000">
        <w:rPr>
          <w:color w:val="6aa84f"/>
          <w:rtl w:val="0"/>
        </w:rPr>
        <w:t xml:space="preserve">Simultaneously, </w:t>
      </w:r>
      <w:sdt>
        <w:sdtPr>
          <w:tag w:val="goog_rdk_109"/>
        </w:sdtPr>
        <w:sdtContent>
          <w:ins w:author="Faisal M. Fadlelmola" w:id="52" w:date="2020-11-05T13:23:07Z">
            <w:r w:rsidDel="00000000" w:rsidR="00000000" w:rsidRPr="00000000">
              <w:rPr>
                <w:color w:val="6aa84f"/>
                <w:rtl w:val="0"/>
              </w:rPr>
              <w:t xml:space="preserve">t</w:t>
            </w:r>
          </w:ins>
        </w:sdtContent>
      </w:sdt>
      <w:sdt>
        <w:sdtPr>
          <w:tag w:val="goog_rdk_110"/>
        </w:sdtPr>
        <w:sdtContent>
          <w:del w:author="Faisal M. Fadlelmola" w:id="52" w:date="2020-11-05T13:23:07Z">
            <w:r w:rsidDel="00000000" w:rsidR="00000000" w:rsidRPr="00000000">
              <w:rPr>
                <w:color w:val="6aa84f"/>
                <w:rtl w:val="0"/>
              </w:rPr>
              <w:delText xml:space="preserve">T</w:delText>
            </w:r>
          </w:del>
        </w:sdtContent>
      </w:sdt>
      <w:r w:rsidDel="00000000" w:rsidR="00000000" w:rsidRPr="00000000">
        <w:rPr>
          <w:color w:val="6aa84f"/>
          <w:rtl w:val="0"/>
        </w:rPr>
        <w:t xml:space="preserve">he </w:t>
      </w:r>
      <w:sdt>
        <w:sdtPr>
          <w:tag w:val="goog_rdk_111"/>
        </w:sdtPr>
        <w:sdtContent>
          <w:ins w:author="Faisal M. Fadlelmola" w:id="53" w:date="2020-11-05T13:23:21Z">
            <w:r w:rsidDel="00000000" w:rsidR="00000000" w:rsidRPr="00000000">
              <w:rPr>
                <w:color w:val="6aa84f"/>
                <w:rtl w:val="0"/>
              </w:rPr>
              <w:t xml:space="preserve">i</w:t>
            </w:r>
          </w:ins>
        </w:sdtContent>
      </w:sdt>
      <w:sdt>
        <w:sdtPr>
          <w:tag w:val="goog_rdk_112"/>
        </w:sdtPr>
        <w:sdtContent>
          <w:del w:author="Faisal M. Fadlelmola" w:id="53" w:date="2020-11-05T13:23:21Z">
            <w:r w:rsidDel="00000000" w:rsidR="00000000" w:rsidRPr="00000000">
              <w:rPr>
                <w:color w:val="6aa84f"/>
                <w:rtl w:val="0"/>
              </w:rPr>
              <w:delText xml:space="preserve">I</w:delText>
            </w:r>
          </w:del>
        </w:sdtContent>
      </w:sdt>
      <w:r w:rsidDel="00000000" w:rsidR="00000000" w:rsidRPr="00000000">
        <w:rPr>
          <w:color w:val="6aa84f"/>
          <w:rtl w:val="0"/>
        </w:rPr>
        <w:t xml:space="preserve">dea came to make this information about these genomic markers and their phenotype accessible through an </w:t>
      </w:r>
      <w:sdt>
        <w:sdtPr>
          <w:tag w:val="goog_rdk_113"/>
        </w:sdtPr>
        <w:sdtContent>
          <w:commentRangeStart w:id="17"/>
        </w:sdtContent>
      </w:sdt>
      <w:r w:rsidDel="00000000" w:rsidR="00000000" w:rsidRPr="00000000">
        <w:rPr>
          <w:color w:val="6aa84f"/>
          <w:rtl w:val="0"/>
        </w:rPr>
        <w:t xml:space="preserve">African </w:t>
      </w:r>
      <w:sdt>
        <w:sdtPr>
          <w:tag w:val="goog_rdk_114"/>
        </w:sdtPr>
        <w:sdtContent>
          <w:commentRangeStart w:id="18"/>
        </w:sdtContent>
      </w:sdt>
      <w:r w:rsidDel="00000000" w:rsidR="00000000" w:rsidRPr="00000000">
        <w:rPr>
          <w:color w:val="6aa84f"/>
          <w:rtl w:val="0"/>
        </w:rPr>
        <w:t xml:space="preserve">precision</w:t>
      </w:r>
      <w:commentRangeEnd w:id="17"/>
      <w:r w:rsidDel="00000000" w:rsidR="00000000" w:rsidRPr="00000000">
        <w:commentReference w:id="17"/>
      </w:r>
      <w:r w:rsidDel="00000000" w:rsidR="00000000" w:rsidRPr="00000000">
        <w:rPr>
          <w:color w:val="6aa84f"/>
          <w:rtl w:val="0"/>
        </w:rPr>
        <w:t xml:space="preserve"> database</w:t>
      </w:r>
      <w:commentRangeEnd w:id="18"/>
      <w:r w:rsidDel="00000000" w:rsidR="00000000" w:rsidRPr="00000000">
        <w:commentReference w:id="18"/>
      </w:r>
      <w:r w:rsidDel="00000000" w:rsidR="00000000" w:rsidRPr="00000000">
        <w:rPr>
          <w:color w:val="6aa84f"/>
          <w:rtl w:val="0"/>
        </w:rPr>
        <w:t xml:space="preserve"> </w:t>
      </w:r>
      <w:sdt>
        <w:sdtPr>
          <w:tag w:val="goog_rdk_115"/>
        </w:sdtPr>
        <w:sdtContent>
          <w:del w:author="Ghedira Kais" w:id="54" w:date="2020-12-15T13:21:47Z">
            <w:r w:rsidDel="00000000" w:rsidR="00000000" w:rsidRPr="00000000">
              <w:rPr>
                <w:color w:val="6aa84f"/>
                <w:rtl w:val="0"/>
              </w:rPr>
              <w:delText xml:space="preserve">“the </w:delText>
            </w:r>
          </w:del>
        </w:sdtContent>
      </w:sdt>
      <w:r w:rsidDel="00000000" w:rsidR="00000000" w:rsidRPr="00000000">
        <w:rPr>
          <w:color w:val="6aa84f"/>
          <w:rtl w:val="0"/>
        </w:rPr>
        <w:t xml:space="preserve">portal</w:t>
      </w:r>
      <w:sdt>
        <w:sdtPr>
          <w:tag w:val="goog_rdk_116"/>
        </w:sdtPr>
        <w:sdtContent>
          <w:del w:author="Ghedira Kais" w:id="55" w:date="2020-12-15T13:21:51Z">
            <w:r w:rsidDel="00000000" w:rsidR="00000000" w:rsidRPr="00000000">
              <w:rPr>
                <w:color w:val="6aa84f"/>
                <w:rtl w:val="0"/>
              </w:rPr>
              <w:delText xml:space="preserve">” to be developed</w:delText>
            </w:r>
          </w:del>
        </w:sdtContent>
      </w:sdt>
      <w:r w:rsidDel="00000000" w:rsidR="00000000" w:rsidRPr="00000000">
        <w:rPr>
          <w:color w:val="6aa84f"/>
          <w:rtl w:val="0"/>
        </w:rPr>
        <w:t xml:space="preserve">, aiming to provide guidance for policy makers for the implementations of precision medicine in Africa. The </w:t>
      </w:r>
      <w:sdt>
        <w:sdtPr>
          <w:tag w:val="goog_rdk_117"/>
        </w:sdtPr>
        <w:sdtContent>
          <w:ins w:author="Ghedira Kais" w:id="56" w:date="2020-12-15T13:22:03Z">
            <w:r w:rsidDel="00000000" w:rsidR="00000000" w:rsidRPr="00000000">
              <w:rPr>
                <w:color w:val="6aa84f"/>
                <w:rtl w:val="0"/>
              </w:rPr>
              <w:t xml:space="preserve">proposed </w:t>
            </w:r>
          </w:ins>
        </w:sdtContent>
      </w:sdt>
      <w:r w:rsidDel="00000000" w:rsidR="00000000" w:rsidRPr="00000000">
        <w:rPr>
          <w:color w:val="6aa84f"/>
          <w:rtl w:val="0"/>
        </w:rPr>
        <w:t xml:space="preserve">portal will provide curated resources to guide the application of pharmacogenomics, clinical genetics and nutrigenetics/ nutrigenomics within a highly diverse population.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4F">
      <w:pPr>
        <w:jc w:val="both"/>
        <w:rPr>
          <w:sz w:val="24"/>
          <w:szCs w:val="24"/>
        </w:rPr>
      </w:pPr>
      <w:sdt>
        <w:sdtPr>
          <w:tag w:val="goog_rdk_119"/>
        </w:sdtPr>
        <w:sdtContent>
          <w:ins w:author="yosr hamdi" w:id="57" w:date="2020-11-04T19:16:16Z">
            <w:r w:rsidDel="00000000" w:rsidR="00000000" w:rsidRPr="00000000">
              <w:rPr>
                <w:color w:val="6aa84f"/>
                <w:rtl w:val="0"/>
              </w:rPr>
              <w:t xml:space="preserve">diagnosis </w:t>
            </w:r>
          </w:ins>
        </w:sdtContent>
      </w:sdt>
      <w:sdt>
        <w:sdtPr>
          <w:tag w:val="goog_rdk_120"/>
        </w:sdtPr>
        <w:sdtContent>
          <w:ins w:author="yosr hamdi" w:id="58" w:date="2020-11-04T19:16:26Z">
            <w:r w:rsidDel="00000000" w:rsidR="00000000" w:rsidRPr="00000000">
              <w:rPr>
                <w:color w:val="6aa84f"/>
                <w:rtl w:val="0"/>
              </w:rPr>
              <w:t xml:space="preserve"> therapeutic decisions. </w:t>
            </w:r>
          </w:ins>
        </w:sdtContent>
      </w:sdt>
      <w:r w:rsidDel="00000000" w:rsidR="00000000" w:rsidRPr="00000000">
        <w:rPr>
          <w:rtl w:val="0"/>
        </w:rPr>
      </w:r>
    </w:p>
    <w:sdt>
      <w:sdtPr>
        <w:tag w:val="goog_rdk_123"/>
      </w:sdtPr>
      <w:sdtContent>
        <w:p w:rsidR="00000000" w:rsidDel="00000000" w:rsidP="00000000" w:rsidRDefault="00000000" w:rsidRPr="00000000" w14:paraId="00000050">
          <w:pPr>
            <w:jc w:val="both"/>
            <w:rPr>
              <w:ins w:author="Houcemeddine Othman" w:id="59" w:date="2020-11-05T05:12:41Z"/>
              <w:sz w:val="24"/>
              <w:szCs w:val="24"/>
            </w:rPr>
          </w:pPr>
          <w:sdt>
            <w:sdtPr>
              <w:tag w:val="goog_rdk_122"/>
            </w:sdtPr>
            <w:sdtContent>
              <w:ins w:author="Houcemeddine Othman" w:id="59" w:date="2020-11-05T05:12:41Z">
                <w:r w:rsidDel="00000000" w:rsidR="00000000" w:rsidRPr="00000000">
                  <w:rPr>
                    <w:rtl w:val="0"/>
                  </w:rPr>
                </w:r>
              </w:ins>
            </w:sdtContent>
          </w:sdt>
        </w:p>
      </w:sdtContent>
    </w:sdt>
    <w:sdt>
      <w:sdtPr>
        <w:tag w:val="goog_rdk_139"/>
      </w:sdtPr>
      <w:sdtContent>
        <w:p w:rsidR="00000000" w:rsidDel="00000000" w:rsidP="00000000" w:rsidRDefault="00000000" w:rsidRPr="00000000" w14:paraId="00000051">
          <w:pPr>
            <w:spacing w:line="360" w:lineRule="auto"/>
            <w:jc w:val="both"/>
            <w:rPr>
              <w:ins w:author="Judit Kumuthini" w:id="64" w:date="2021-06-11T05:10:19Z"/>
              <w:rPrChange w:author="Houcemeddine Othman" w:id="60" w:date="2020-11-05T05:13:19Z">
                <w:rPr>
                  <w:sz w:val="24"/>
                  <w:szCs w:val="24"/>
                </w:rPr>
              </w:rPrChange>
            </w:rPr>
          </w:pPr>
          <w:sdt>
            <w:sdtPr>
              <w:tag w:val="goog_rdk_124"/>
            </w:sdtPr>
            <w:sdtContent>
              <w:ins w:author="Houcemeddine Othman" w:id="59" w:date="2020-11-05T05:12:41Z"/>
              <w:sdt>
                <w:sdtPr>
                  <w:tag w:val="goog_rdk_125"/>
                </w:sdtPr>
                <w:sdtContent>
                  <w:ins w:author="Houcemeddine Othman" w:id="59" w:date="2020-11-05T05:12:41Z">
                    <w:r w:rsidDel="00000000" w:rsidR="00000000" w:rsidRPr="00000000">
                      <w:rPr>
                        <w:rtl w:val="0"/>
                        <w:rPrChange w:author="Houcemeddine Othman" w:id="60" w:date="2020-11-05T05:13:19Z">
                          <w:rPr>
                            <w:sz w:val="24"/>
                            <w:szCs w:val="24"/>
                          </w:rPr>
                        </w:rPrChange>
                      </w:rPr>
                      <w:t xml:space="preserve">The paradigm of precision medicine </w:t>
                    </w:r>
                  </w:ins>
                </w:sdtContent>
              </w:sdt>
              <w:ins w:author="Houcemeddine Othman" w:id="59" w:date="2020-11-05T05:12:41Z">
                <w:sdt>
                  <w:sdtPr>
                    <w:tag w:val="goog_rdk_126"/>
                  </w:sdtPr>
                  <w:sdtContent>
                    <w:del w:author="Judit Kumuthini" w:id="61" w:date="2021-06-11T05:08:11Z">
                      <w:sdt>
                        <w:sdtPr>
                          <w:tag w:val="goog_rdk_127"/>
                        </w:sdtPr>
                        <w:sdtContent>
                          <w:r w:rsidDel="00000000" w:rsidR="00000000" w:rsidRPr="00000000">
                            <w:rPr>
                              <w:rtl w:val="0"/>
                              <w:rPrChange w:author="Houcemeddine Othman" w:id="60" w:date="2020-11-05T05:13:19Z">
                                <w:rPr>
                                  <w:sz w:val="24"/>
                                  <w:szCs w:val="24"/>
                                </w:rPr>
                              </w:rPrChange>
                            </w:rPr>
                            <w:delText xml:space="preserve">has been trending during the last years </w:delText>
                          </w:r>
                        </w:sdtContent>
                      </w:sdt>
                    </w:del>
                  </w:sdtContent>
                </w:sdt>
                <w:sdt>
                  <w:sdtPr>
                    <w:tag w:val="goog_rdk_128"/>
                  </w:sdtPr>
                  <w:sdtContent>
                    <w:r w:rsidDel="00000000" w:rsidR="00000000" w:rsidRPr="00000000">
                      <w:rPr>
                        <w:rtl w:val="0"/>
                        <w:rPrChange w:author="Houcemeddine Othman" w:id="60" w:date="2020-11-05T05:13:19Z">
                          <w:rPr>
                            <w:sz w:val="24"/>
                            <w:szCs w:val="24"/>
                          </w:rPr>
                        </w:rPrChange>
                      </w:rPr>
                      <w:t xml:space="preserve">as robust techniques for characterizing the genotype-phenotype relationship become more and more in use. The first pillar in precision medicine is the ability to collect data related to disease manifestation and environmental factors. The second pillar is pharmacogenetics/pharmacogenomics, aiming to determine the relationship between the genetic </w:t>
                    </w:r>
                  </w:sdtContent>
                </w:sdt>
              </w:ins>
            </w:sdtContent>
          </w:sdt>
          <w:sdt>
            <w:sdtPr>
              <w:tag w:val="goog_rdk_129"/>
            </w:sdtPr>
            <w:sdtContent>
              <w:ins w:author="Judit Kumuthini" w:id="62" w:date="2021-06-11T05:08:45Z"/>
              <w:sdt>
                <w:sdtPr>
                  <w:tag w:val="goog_rdk_130"/>
                </w:sdtPr>
                <w:sdtContent>
                  <w:ins w:author="Judit Kumuthini" w:id="62" w:date="2021-06-11T05:08:45Z">
                    <w:r w:rsidDel="00000000" w:rsidR="00000000" w:rsidRPr="00000000">
                      <w:rPr>
                        <w:rtl w:val="0"/>
                        <w:rPrChange w:author="Houcemeddine Othman" w:id="60" w:date="2020-11-05T05:13:19Z">
                          <w:rPr>
                            <w:sz w:val="24"/>
                            <w:szCs w:val="24"/>
                          </w:rPr>
                        </w:rPrChange>
                      </w:rPr>
                      <w:t xml:space="preserve">marker </w:t>
                    </w:r>
                  </w:ins>
                </w:sdtContent>
              </w:sdt>
              <w:ins w:author="Judit Kumuthini" w:id="62" w:date="2021-06-11T05:08:45Z"/>
            </w:sdtContent>
          </w:sdt>
          <w:sdt>
            <w:sdtPr>
              <w:tag w:val="goog_rdk_131"/>
            </w:sdtPr>
            <w:sdtContent>
              <w:ins w:author="Houcemeddine Othman" w:id="59" w:date="2020-11-05T05:12:41Z"/>
              <w:sdt>
                <w:sdtPr>
                  <w:tag w:val="goog_rdk_132"/>
                </w:sdtPr>
                <w:sdtContent>
                  <w:ins w:author="Houcemeddine Othman" w:id="59" w:date="2020-11-05T05:12:41Z">
                    <w:r w:rsidDel="00000000" w:rsidR="00000000" w:rsidRPr="00000000">
                      <w:rPr>
                        <w:rtl w:val="0"/>
                        <w:rPrChange w:author="Houcemeddine Othman" w:id="60" w:date="2020-11-05T05:13:19Z">
                          <w:rPr>
                            <w:sz w:val="24"/>
                            <w:szCs w:val="24"/>
                          </w:rPr>
                        </w:rPrChange>
                      </w:rPr>
                      <w:t xml:space="preserve">characters of the population</w:t>
                    </w:r>
                  </w:ins>
                </w:sdtContent>
              </w:sdt>
              <w:ins w:author="Houcemeddine Othman" w:id="59" w:date="2020-11-05T05:12:41Z"/>
            </w:sdtContent>
          </w:sdt>
          <w:sdt>
            <w:sdtPr>
              <w:tag w:val="goog_rdk_133"/>
            </w:sdtPr>
            <w:sdtContent>
              <w:ins w:author="Judit Kumuthini" w:id="63" w:date="2021-06-11T05:08:52Z"/>
              <w:sdt>
                <w:sdtPr>
                  <w:tag w:val="goog_rdk_134"/>
                </w:sdtPr>
                <w:sdtContent>
                  <w:ins w:author="Judit Kumuthini" w:id="63" w:date="2021-06-11T05:08:52Z">
                    <w:r w:rsidDel="00000000" w:rsidR="00000000" w:rsidRPr="00000000">
                      <w:rPr>
                        <w:rtl w:val="0"/>
                        <w:rPrChange w:author="Houcemeddine Othman" w:id="60" w:date="2020-11-05T05:13:19Z">
                          <w:rPr>
                            <w:sz w:val="24"/>
                            <w:szCs w:val="24"/>
                          </w:rPr>
                        </w:rPrChange>
                      </w:rPr>
                      <w:t xml:space="preserve"> or an individual</w:t>
                    </w:r>
                  </w:ins>
                </w:sdtContent>
              </w:sdt>
              <w:ins w:author="Judit Kumuthini" w:id="63" w:date="2021-06-11T05:08:52Z"/>
            </w:sdtContent>
          </w:sdt>
          <w:sdt>
            <w:sdtPr>
              <w:tag w:val="goog_rdk_135"/>
            </w:sdtPr>
            <w:sdtContent>
              <w:ins w:author="Houcemeddine Othman" w:id="59" w:date="2020-11-05T05:12:41Z"/>
              <w:sdt>
                <w:sdtPr>
                  <w:tag w:val="goog_rdk_136"/>
                </w:sdtPr>
                <w:sdtContent>
                  <w:ins w:author="Houcemeddine Othman" w:id="59" w:date="2020-11-05T05:12:41Z">
                    <w:r w:rsidDel="00000000" w:rsidR="00000000" w:rsidRPr="00000000">
                      <w:rPr>
                        <w:rtl w:val="0"/>
                        <w:rPrChange w:author="Houcemeddine Othman" w:id="60" w:date="2020-11-05T05:13:19Z">
                          <w:rPr>
                            <w:sz w:val="24"/>
                            <w:szCs w:val="24"/>
                          </w:rPr>
                        </w:rPrChange>
                      </w:rPr>
                      <w:t xml:space="preserve"> and the drug response. </w:t>
                    </w:r>
                  </w:ins>
                </w:sdtContent>
              </w:sdt>
              <w:ins w:author="Houcemeddine Othman" w:id="59" w:date="2020-11-05T05:12:41Z"/>
            </w:sdtContent>
          </w:sdt>
          <w:sdt>
            <w:sdtPr>
              <w:tag w:val="goog_rdk_137"/>
            </w:sdtPr>
            <w:sdtContent>
              <w:ins w:author="Judit Kumuthini" w:id="64" w:date="2021-06-11T05:10:19Z"/>
              <w:sdt>
                <w:sdtPr>
                  <w:tag w:val="goog_rdk_138"/>
                </w:sdtPr>
                <w:sdtContent>
                  <w:ins w:author="Judit Kumuthini" w:id="64" w:date="2021-06-11T05:10:19Z">
                    <w:r w:rsidDel="00000000" w:rsidR="00000000" w:rsidRPr="00000000">
                      <w:rPr>
                        <w:rtl w:val="0"/>
                        <w:rPrChange w:author="Houcemeddine Othman" w:id="60" w:date="2020-11-05T05:13:19Z">
                          <w:rPr>
                            <w:sz w:val="24"/>
                            <w:szCs w:val="24"/>
                          </w:rPr>
                        </w:rPrChange>
                      </w:rPr>
                      <w:t xml:space="preserve">Like food, drugs or pharmaceutical agents once ingested, undergo both a pharmacokinetic (the action the body takes on the drug, i.e., metabolism and drug metabolism respectively) and pharmacodynamic processes (the action the drug has on the body) (Kumuthini et al.. 2016).</w:t>
                    </w:r>
                  </w:ins>
                </w:sdtContent>
              </w:sdt>
              <w:ins w:author="Judit Kumuthini" w:id="64" w:date="2021-06-11T05:10:19Z"/>
            </w:sdtContent>
          </w:sdt>
        </w:p>
      </w:sdtContent>
    </w:sdt>
    <w:sdt>
      <w:sdtPr>
        <w:tag w:val="goog_rdk_162"/>
      </w:sdtPr>
      <w:sdtContent>
        <w:p w:rsidR="00000000" w:rsidDel="00000000" w:rsidP="00000000" w:rsidRDefault="00000000" w:rsidRPr="00000000" w14:paraId="00000052">
          <w:pPr>
            <w:spacing w:line="360" w:lineRule="auto"/>
            <w:jc w:val="both"/>
            <w:rPr>
              <w:ins w:author="Houcemeddine Othman" w:id="59" w:date="2020-11-05T05:12:41Z"/>
              <w:rPrChange w:author="Houcemeddine Othman" w:id="60" w:date="2020-11-05T05:13:19Z">
                <w:rPr>
                  <w:sz w:val="24"/>
                  <w:szCs w:val="24"/>
                </w:rPr>
              </w:rPrChange>
            </w:rPr>
          </w:pPr>
          <w:sdt>
            <w:sdtPr>
              <w:tag w:val="goog_rdk_141"/>
            </w:sdtPr>
            <w:sdtContent>
              <w:ins w:author="Houcemeddine Othman" w:id="59" w:date="2020-11-05T05:12:41Z"/>
              <w:sdt>
                <w:sdtPr>
                  <w:tag w:val="goog_rdk_142"/>
                </w:sdtPr>
                <w:sdtContent>
                  <w:ins w:author="Houcemeddine Othman" w:id="59" w:date="2020-11-05T05:12:41Z">
                    <w:r w:rsidDel="00000000" w:rsidR="00000000" w:rsidRPr="00000000">
                      <w:rPr>
                        <w:rtl w:val="0"/>
                        <w:rPrChange w:author="Houcemeddine Othman" w:id="60" w:date="2020-11-05T05:13:19Z">
                          <w:rPr>
                            <w:sz w:val="24"/>
                            <w:szCs w:val="24"/>
                          </w:rPr>
                        </w:rPrChange>
                      </w:rPr>
                      <w:t xml:space="preserve">The diverse reaction to a drug </w:t>
                    </w:r>
                  </w:ins>
                </w:sdtContent>
              </w:sdt>
              <w:ins w:author="Houcemeddine Othman" w:id="59" w:date="2020-11-05T05:12:41Z"/>
            </w:sdtContent>
          </w:sdt>
          <w:sdt>
            <w:sdtPr>
              <w:tag w:val="goog_rdk_143"/>
            </w:sdtPr>
            <w:sdtContent>
              <w:ins w:author="Judit Kumuthini" w:id="65" w:date="2021-06-11T05:15:15Z"/>
              <w:sdt>
                <w:sdtPr>
                  <w:tag w:val="goog_rdk_144"/>
                </w:sdtPr>
                <w:sdtContent>
                  <w:ins w:author="Judit Kumuthini" w:id="65" w:date="2021-06-11T05:15:15Z">
                    <w:r w:rsidDel="00000000" w:rsidR="00000000" w:rsidRPr="00000000">
                      <w:rPr>
                        <w:rtl w:val="0"/>
                        <w:rPrChange w:author="Houcemeddine Othman" w:id="60" w:date="2020-11-05T05:13:19Z">
                          <w:rPr>
                            <w:sz w:val="24"/>
                            <w:szCs w:val="24"/>
                          </w:rPr>
                        </w:rPrChange>
                      </w:rPr>
                      <w:t xml:space="preserve">i.e. favorable and unfavorable </w:t>
                    </w:r>
                  </w:ins>
                </w:sdtContent>
              </w:sdt>
              <w:ins w:author="Judit Kumuthini" w:id="65" w:date="2021-06-11T05:15:15Z"/>
            </w:sdtContent>
          </w:sdt>
          <w:sdt>
            <w:sdtPr>
              <w:tag w:val="goog_rdk_145"/>
            </w:sdtPr>
            <w:sdtContent>
              <w:ins w:author="Houcemeddine Othman" w:id="59" w:date="2020-11-05T05:12:41Z"/>
              <w:sdt>
                <w:sdtPr>
                  <w:tag w:val="goog_rdk_146"/>
                </w:sdtPr>
                <w:sdtContent>
                  <w:ins w:author="Houcemeddine Othman" w:id="59" w:date="2020-11-05T05:12:41Z">
                    <w:r w:rsidDel="00000000" w:rsidR="00000000" w:rsidRPr="00000000">
                      <w:rPr>
                        <w:rtl w:val="0"/>
                        <w:rPrChange w:author="Houcemeddine Othman" w:id="60" w:date="2020-11-05T05:13:19Z">
                          <w:rPr>
                            <w:sz w:val="24"/>
                            <w:szCs w:val="24"/>
                          </w:rPr>
                        </w:rPrChange>
                      </w:rPr>
                      <w:t xml:space="preserve">due to the genetic characteristics has been described in many instances. For example, CYP2D6*29 results in a decreased function of the </w:t>
                    </w:r>
                  </w:ins>
                </w:sdtContent>
              </w:sdt>
              <w:ins w:author="Houcemeddine Othman" w:id="59" w:date="2020-11-05T05:12:41Z">
                <w:sdt>
                  <w:sdtPr>
                    <w:tag w:val="goog_rdk_147"/>
                  </w:sdtPr>
                  <w:sdtContent>
                    <w:commentRangeStart w:id="19"/>
                  </w:sdtContent>
                </w:sdt>
                <w:sdt>
                  <w:sdtPr>
                    <w:tag w:val="goog_rdk_148"/>
                  </w:sdtPr>
                  <w:sdtContent>
                    <w:r w:rsidDel="00000000" w:rsidR="00000000" w:rsidRPr="00000000">
                      <w:rPr>
                        <w:rtl w:val="0"/>
                        <w:rPrChange w:author="Houcemeddine Othman" w:id="60" w:date="2020-11-05T05:13:19Z">
                          <w:rPr>
                            <w:sz w:val="24"/>
                            <w:szCs w:val="24"/>
                          </w:rPr>
                        </w:rPrChange>
                      </w:rPr>
                      <w:t xml:space="preserve">enzyme.</w:t>
                    </w:r>
                  </w:sdtContent>
                </w:sdt>
                <w:commentRangeEnd w:id="19"/>
                <w:r w:rsidDel="00000000" w:rsidR="00000000" w:rsidRPr="00000000">
                  <w:commentReference w:id="19"/>
                </w:r>
                <w:sdt>
                  <w:sdtPr>
                    <w:tag w:val="goog_rdk_149"/>
                  </w:sdtPr>
                  <w:sdtContent>
                    <w:r w:rsidDel="00000000" w:rsidR="00000000" w:rsidRPr="00000000">
                      <w:rPr>
                        <w:rtl w:val="0"/>
                        <w:rPrChange w:author="Houcemeddine Othman" w:id="60" w:date="2020-11-05T05:13:19Z">
                          <w:rPr>
                            <w:sz w:val="24"/>
                            <w:szCs w:val="24"/>
                          </w:rPr>
                        </w:rPrChange>
                      </w:rPr>
                      <w:t xml:space="preserve"> Its frequency in </w:t>
                    </w:r>
                  </w:sdtContent>
                </w:sdt>
              </w:ins>
            </w:sdtContent>
          </w:sdt>
          <w:sdt>
            <w:sdtPr>
              <w:tag w:val="goog_rdk_150"/>
            </w:sdtPr>
            <w:sdtContent>
              <w:ins w:author="yosr hamdi" w:id="66" w:date="2020-11-05T17:00:58Z"/>
              <w:sdt>
                <w:sdtPr>
                  <w:tag w:val="goog_rdk_151"/>
                </w:sdtPr>
                <w:sdtContent>
                  <w:ins w:author="yosr hamdi" w:id="66" w:date="2020-11-05T17:00:58Z">
                    <w:r w:rsidDel="00000000" w:rsidR="00000000" w:rsidRPr="00000000">
                      <w:rPr>
                        <w:rtl w:val="0"/>
                        <w:rPrChange w:author="Houcemeddine Othman" w:id="60" w:date="2020-11-05T05:13:19Z">
                          <w:rPr>
                            <w:sz w:val="24"/>
                            <w:szCs w:val="24"/>
                          </w:rPr>
                        </w:rPrChange>
                      </w:rPr>
                      <w:t xml:space="preserve">C</w:t>
                    </w:r>
                  </w:ins>
                </w:sdtContent>
              </w:sdt>
              <w:ins w:author="yosr hamdi" w:id="66" w:date="2020-11-05T17:00:58Z"/>
            </w:sdtContent>
          </w:sdt>
          <w:sdt>
            <w:sdtPr>
              <w:tag w:val="goog_rdk_152"/>
            </w:sdtPr>
            <w:sdtContent>
              <w:ins w:author="Houcemeddine Othman" w:id="59" w:date="2020-11-05T05:12:41Z">
                <w:sdt>
                  <w:sdtPr>
                    <w:tag w:val="goog_rdk_153"/>
                  </w:sdtPr>
                  <w:sdtContent>
                    <w:del w:author="yosr hamdi" w:id="66" w:date="2020-11-05T17:00:58Z"/>
                  </w:sdtContent>
                </w:sdt>
              </w:ins>
              <w:sdt>
                <w:sdtPr>
                  <w:tag w:val="goog_rdk_154"/>
                </w:sdtPr>
                <w:sdtContent>
                  <w:ins w:author="Houcemeddine Othman" w:id="59" w:date="2020-11-05T05:12:41Z">
                    <w:del w:author="yosr hamdi" w:id="66" w:date="2020-11-05T17:00:58Z">
                      <w:r w:rsidDel="00000000" w:rsidR="00000000" w:rsidRPr="00000000">
                        <w:rPr>
                          <w:rtl w:val="0"/>
                          <w:rPrChange w:author="Houcemeddine Othman" w:id="60" w:date="2020-11-05T05:13:19Z">
                            <w:rPr>
                              <w:sz w:val="24"/>
                              <w:szCs w:val="24"/>
                            </w:rPr>
                          </w:rPrChange>
                        </w:rPr>
                        <w:delText xml:space="preserve">c</w:delText>
                      </w:r>
                    </w:del>
                  </w:ins>
                </w:sdtContent>
              </w:sdt>
              <w:ins w:author="Houcemeddine Othman" w:id="59" w:date="2020-11-05T05:12:41Z">
                <w:del w:author="yosr hamdi" w:id="66" w:date="2020-11-05T17:00:58Z"/>
                <w:sdt>
                  <w:sdtPr>
                    <w:tag w:val="goog_rdk_155"/>
                  </w:sdtPr>
                  <w:sdtContent>
                    <w:r w:rsidDel="00000000" w:rsidR="00000000" w:rsidRPr="00000000">
                      <w:rPr>
                        <w:rtl w:val="0"/>
                        <w:rPrChange w:author="Houcemeddine Othman" w:id="60" w:date="2020-11-05T05:13:19Z">
                          <w:rPr>
                            <w:sz w:val="24"/>
                            <w:szCs w:val="24"/>
                          </w:rPr>
                        </w:rPrChange>
                      </w:rPr>
                      <w:t xml:space="preserve">aucasian and Asian populations is very low, while it is highly prevalent in Tanzanians with a 20% frequency ( 11470994). Therefore, it is critical to establish the pharmacogenetic/pharmacogenomic landscape population-wise to account for genetic diversity. Populations in </w:t>
                    </w:r>
                  </w:sdtContent>
                </w:sdt>
              </w:ins>
            </w:sdtContent>
          </w:sdt>
          <w:sdt>
            <w:sdtPr>
              <w:tag w:val="goog_rdk_156"/>
            </w:sdtPr>
            <w:sdtContent>
              <w:ins w:author="Faisal M. Fadlelmola" w:id="67" w:date="2021-06-04T07:44:16Z"/>
              <w:sdt>
                <w:sdtPr>
                  <w:tag w:val="goog_rdk_157"/>
                </w:sdtPr>
                <w:sdtContent>
                  <w:ins w:author="Faisal M. Fadlelmola" w:id="67" w:date="2021-06-04T07:44:16Z">
                    <w:r w:rsidDel="00000000" w:rsidR="00000000" w:rsidRPr="00000000">
                      <w:rPr>
                        <w:rtl w:val="0"/>
                        <w:rPrChange w:author="Houcemeddine Othman" w:id="60" w:date="2020-11-05T05:13:19Z">
                          <w:rPr>
                            <w:sz w:val="24"/>
                            <w:szCs w:val="24"/>
                          </w:rPr>
                        </w:rPrChange>
                      </w:rPr>
                      <w:t xml:space="preserve">Africa have</w:t>
                    </w:r>
                  </w:ins>
                </w:sdtContent>
              </w:sdt>
              <w:ins w:author="Faisal M. Fadlelmola" w:id="67" w:date="2021-06-04T07:44:16Z"/>
            </w:sdtContent>
          </w:sdt>
          <w:sdt>
            <w:sdtPr>
              <w:tag w:val="goog_rdk_158"/>
            </w:sdtPr>
            <w:sdtContent>
              <w:ins w:author="Houcemeddine Othman" w:id="59" w:date="2020-11-05T05:12:41Z">
                <w:sdt>
                  <w:sdtPr>
                    <w:tag w:val="goog_rdk_159"/>
                  </w:sdtPr>
                  <w:sdtContent>
                    <w:del w:author="Faisal M. Fadlelmola" w:id="67" w:date="2021-06-04T07:44:16Z"/>
                  </w:sdtContent>
                </w:sdt>
              </w:ins>
              <w:sdt>
                <w:sdtPr>
                  <w:tag w:val="goog_rdk_160"/>
                </w:sdtPr>
                <w:sdtContent>
                  <w:ins w:author="Houcemeddine Othman" w:id="59" w:date="2020-11-05T05:12:41Z">
                    <w:del w:author="Faisal M. Fadlelmola" w:id="67" w:date="2021-06-04T07:44:16Z">
                      <w:r w:rsidDel="00000000" w:rsidR="00000000" w:rsidRPr="00000000">
                        <w:rPr>
                          <w:rtl w:val="0"/>
                          <w:rPrChange w:author="Houcemeddine Othman" w:id="60" w:date="2020-11-05T05:13:19Z">
                            <w:rPr>
                              <w:sz w:val="24"/>
                              <w:szCs w:val="24"/>
                            </w:rPr>
                          </w:rPrChange>
                        </w:rPr>
                        <w:delText xml:space="preserve">Africa, have</w:delText>
                      </w:r>
                    </w:del>
                  </w:ins>
                </w:sdtContent>
              </w:sdt>
              <w:ins w:author="Houcemeddine Othman" w:id="59" w:date="2020-11-05T05:12:41Z">
                <w:del w:author="Faisal M. Fadlelmola" w:id="67" w:date="2021-06-04T07:44:16Z"/>
                <w:sdt>
                  <w:sdtPr>
                    <w:tag w:val="goog_rdk_161"/>
                  </w:sdtPr>
                  <w:sdtContent>
                    <w:r w:rsidDel="00000000" w:rsidR="00000000" w:rsidRPr="00000000">
                      <w:rPr>
                        <w:rtl w:val="0"/>
                        <w:rPrChange w:author="Houcemeddine Othman" w:id="60" w:date="2020-11-05T05:13:19Z">
                          <w:rPr>
                            <w:sz w:val="24"/>
                            <w:szCs w:val="24"/>
                          </w:rPr>
                        </w:rPrChange>
                      </w:rPr>
                      <w:t xml:space="preserve"> been described as the most diverse in the world with a complex human migration history and admixture (PMID 33116287). </w:t>
                    </w:r>
                  </w:sdtContent>
                </w:sdt>
              </w:ins>
            </w:sdtContent>
          </w:sdt>
        </w:p>
      </w:sdtContent>
    </w:sdt>
    <w:sdt>
      <w:sdtPr>
        <w:tag w:val="goog_rdk_167"/>
      </w:sdtPr>
      <w:sdtContent>
        <w:p w:rsidR="00000000" w:rsidDel="00000000" w:rsidP="00000000" w:rsidRDefault="00000000" w:rsidRPr="00000000" w14:paraId="00000053">
          <w:pPr>
            <w:spacing w:line="360" w:lineRule="auto"/>
            <w:jc w:val="both"/>
            <w:rPr>
              <w:ins w:author="yosr hamdi" w:id="68" w:date="2020-11-05T17:02:50Z"/>
              <w:rPrChange w:author="Houcemeddine Othman" w:id="60" w:date="2020-11-05T05:13:19Z">
                <w:rPr>
                  <w:sz w:val="24"/>
                  <w:szCs w:val="24"/>
                </w:rPr>
              </w:rPrChange>
            </w:rPr>
          </w:pPr>
          <w:sdt>
            <w:sdtPr>
              <w:tag w:val="goog_rdk_163"/>
            </w:sdtPr>
            <w:sdtContent>
              <w:ins w:author="Houcemeddine Othman" w:id="59" w:date="2020-11-05T05:12:41Z"/>
              <w:sdt>
                <w:sdtPr>
                  <w:tag w:val="goog_rdk_164"/>
                </w:sdtPr>
                <w:sdtContent>
                  <w:ins w:author="Houcemeddine Othman" w:id="59" w:date="2020-11-05T05:12:41Z">
                    <w:r w:rsidDel="00000000" w:rsidR="00000000" w:rsidRPr="00000000">
                      <w:rPr>
                        <w:rtl w:val="0"/>
                        <w:rPrChange w:author="Houcemeddine Othman" w:id="60" w:date="2020-11-05T05:13:19Z">
                          <w:rPr>
                            <w:sz w:val="24"/>
                            <w:szCs w:val="24"/>
                          </w:rPr>
                        </w:rPrChange>
                      </w:rPr>
                      <w:t xml:space="preserve">Many collaborative initiatives were constituted worldwide to provide support for precision research implementation such as the ICPerMed consortium in Europe, the genome/phenome database in Singapore and the Personalized Medicine Coalition in North America.</w:t>
                    </w:r>
                  </w:ins>
                </w:sdtContent>
              </w:sdt>
              <w:ins w:author="Houcemeddine Othman" w:id="59" w:date="2020-11-05T05:12:41Z"/>
            </w:sdtContent>
          </w:sdt>
          <w:sdt>
            <w:sdtPr>
              <w:tag w:val="goog_rdk_165"/>
            </w:sdtPr>
            <w:sdtContent>
              <w:ins w:author="yosr hamdi" w:id="68" w:date="2020-11-05T17:02:50Z"/>
              <w:sdt>
                <w:sdtPr>
                  <w:tag w:val="goog_rdk_166"/>
                </w:sdtPr>
                <w:sdtContent>
                  <w:ins w:author="yosr hamdi" w:id="68" w:date="2020-11-05T17:02:50Z">
                    <w:r w:rsidDel="00000000" w:rsidR="00000000" w:rsidRPr="00000000">
                      <w:rPr>
                        <w:rtl w:val="0"/>
                      </w:rPr>
                    </w:r>
                  </w:ins>
                </w:sdtContent>
              </w:sdt>
              <w:ins w:author="yosr hamdi" w:id="68" w:date="2020-11-05T17:02:50Z"/>
            </w:sdtContent>
          </w:sdt>
        </w:p>
      </w:sdtContent>
    </w:sdt>
    <w:sdt>
      <w:sdtPr>
        <w:tag w:val="goog_rdk_178"/>
      </w:sdtPr>
      <w:sdtContent>
        <w:p w:rsidR="00000000" w:rsidDel="00000000" w:rsidP="00000000" w:rsidRDefault="00000000" w:rsidRPr="00000000" w14:paraId="00000054">
          <w:pPr>
            <w:spacing w:after="240" w:before="240" w:line="360" w:lineRule="auto"/>
            <w:jc w:val="both"/>
            <w:rPr>
              <w:ins w:author="yosr hamdi" w:id="68" w:date="2020-11-05T17:02:50Z"/>
              <w:rPrChange w:author="Houcemeddine Othman" w:id="60" w:date="2020-11-05T05:13:19Z">
                <w:rPr>
                  <w:sz w:val="24"/>
                  <w:szCs w:val="24"/>
                </w:rPr>
              </w:rPrChange>
            </w:rPr>
            <w:pPrChange w:author="Maroua Boujemâa" w:id="0" w:date="2021-07-07T11:26:57Z">
              <w:pPr>
                <w:spacing w:line="360" w:lineRule="auto"/>
                <w:jc w:val="both"/>
              </w:pPr>
            </w:pPrChange>
          </w:pPr>
          <w:sdt>
            <w:sdtPr>
              <w:tag w:val="goog_rdk_169"/>
            </w:sdtPr>
            <w:sdtContent>
              <w:ins w:author="Maroua Boujemâa" w:id="69" w:date="2021-07-07T11:26:57Z"/>
              <w:sdt>
                <w:sdtPr>
                  <w:tag w:val="goog_rdk_170"/>
                </w:sdtPr>
                <w:sdtContent>
                  <w:ins w:author="Maroua Boujemâa" w:id="69" w:date="2021-07-07T11:26:57Z">
                    <w:r w:rsidDel="00000000" w:rsidR="00000000" w:rsidRPr="00000000">
                      <w:rPr>
                        <w:rtl w:val="0"/>
                        <w:rPrChange w:author="Houcemeddine Othman" w:id="60" w:date="2020-11-05T05:13:19Z">
                          <w:rPr>
                            <w:sz w:val="24"/>
                            <w:szCs w:val="24"/>
                          </w:rPr>
                        </w:rPrChange>
                      </w:rPr>
                      <w:t xml:space="preserve">There is a growing interest</w:t>
                    </w:r>
                  </w:ins>
                </w:sdtContent>
              </w:sdt>
              <w:ins w:author="Maroua Boujemâa" w:id="69" w:date="2021-07-07T11:26:57Z">
                <w:sdt>
                  <w:sdtPr>
                    <w:tag w:val="goog_rdk_171"/>
                  </w:sdtPr>
                  <w:sdtContent>
                    <w:r w:rsidDel="00000000" w:rsidR="00000000" w:rsidRPr="00000000">
                      <w:rPr>
                        <w:rtl w:val="0"/>
                        <w:rPrChange w:author="Houcemeddine Othman" w:id="60" w:date="2020-11-05T05:13:19Z">
                          <w:rPr>
                            <w:sz w:val="24"/>
                            <w:szCs w:val="24"/>
                          </w:rPr>
                        </w:rPrChange>
                      </w:rPr>
                      <w:t xml:space="preserve"> to optimize treatment of both rare and common diseases in the African continent where the severity of the </w:t>
                    </w:r>
                  </w:sdtContent>
                </w:sdt>
                <w:sdt>
                  <w:sdtPr>
                    <w:tag w:val="goog_rdk_172"/>
                  </w:sdtPr>
                  <w:sdtContent>
                    <w:r w:rsidDel="00000000" w:rsidR="00000000" w:rsidRPr="00000000">
                      <w:rPr>
                        <w:rtl w:val="0"/>
                        <w:rPrChange w:author="Houcemeddine Othman" w:id="60" w:date="2020-11-05T05:13:19Z">
                          <w:rPr>
                            <w:sz w:val="24"/>
                            <w:szCs w:val="24"/>
                          </w:rPr>
                        </w:rPrChange>
                      </w:rPr>
                      <w:t xml:space="preserve">disease</w:t>
                    </w:r>
                  </w:sdtContent>
                </w:sdt>
                <w:sdt>
                  <w:sdtPr>
                    <w:tag w:val="goog_rdk_173"/>
                  </w:sdtPr>
                  <w:sdtContent>
                    <w:r w:rsidDel="00000000" w:rsidR="00000000" w:rsidRPr="00000000">
                      <w:rPr>
                        <w:rtl w:val="0"/>
                        <w:rPrChange w:author="Houcemeddine Othman" w:id="60" w:date="2020-11-05T05:13:19Z">
                          <w:rPr>
                            <w:sz w:val="24"/>
                            <w:szCs w:val="24"/>
                          </w:rPr>
                        </w:rPrChange>
                      </w:rPr>
                      <w:t xml:space="preserve"> and treatment response </w:t>
                    </w:r>
                  </w:sdtContent>
                </w:sdt>
                <w:sdt>
                  <w:sdtPr>
                    <w:tag w:val="goog_rdk_174"/>
                  </w:sdtPr>
                  <w:sdtContent>
                    <w:r w:rsidDel="00000000" w:rsidR="00000000" w:rsidRPr="00000000">
                      <w:rPr>
                        <w:rtl w:val="0"/>
                        <w:rPrChange w:author="Houcemeddine Othman" w:id="60" w:date="2020-11-05T05:13:19Z">
                          <w:rPr>
                            <w:sz w:val="24"/>
                            <w:szCs w:val="24"/>
                          </w:rPr>
                        </w:rPrChange>
                      </w:rPr>
                      <w:t xml:space="preserve">are affected</w:t>
                    </w:r>
                  </w:sdtContent>
                </w:sdt>
                <w:sdt>
                  <w:sdtPr>
                    <w:tag w:val="goog_rdk_175"/>
                  </w:sdtPr>
                  <w:sdtContent>
                    <w:r w:rsidDel="00000000" w:rsidR="00000000" w:rsidRPr="00000000">
                      <w:rPr>
                        <w:rtl w:val="0"/>
                        <w:rPrChange w:author="Houcemeddine Othman" w:id="60" w:date="2020-11-05T05:13:19Z">
                          <w:rPr>
                            <w:sz w:val="24"/>
                            <w:szCs w:val="24"/>
                          </w:rPr>
                        </w:rPrChange>
                      </w:rPr>
                      <w:t xml:space="preserve"> by genetic variants. </w:t>
                    </w:r>
                  </w:sdtContent>
                </w:sdt>
              </w:ins>
            </w:sdtContent>
          </w:sdt>
          <w:sdt>
            <w:sdtPr>
              <w:tag w:val="goog_rdk_176"/>
            </w:sdtPr>
            <w:sdtContent>
              <w:ins w:author="yosr hamdi" w:id="68" w:date="2020-11-05T17:02:50Z"/>
              <w:sdt>
                <w:sdtPr>
                  <w:tag w:val="goog_rdk_177"/>
                </w:sdtPr>
                <w:sdtContent>
                  <w:ins w:author="yosr hamdi" w:id="68" w:date="2020-11-05T17:02:50Z">
                    <w:r w:rsidDel="00000000" w:rsidR="00000000" w:rsidRPr="00000000">
                      <w:rPr>
                        <w:rtl w:val="0"/>
                      </w:rPr>
                    </w:r>
                  </w:ins>
                </w:sdtContent>
              </w:sdt>
              <w:ins w:author="yosr hamdi" w:id="68" w:date="2020-11-05T17:02:50Z"/>
            </w:sdtContent>
          </w:sdt>
        </w:p>
      </w:sdtContent>
    </w:sdt>
    <w:sdt>
      <w:sdtPr>
        <w:tag w:val="goog_rdk_186"/>
      </w:sdtPr>
      <w:sdtContent>
        <w:p w:rsidR="00000000" w:rsidDel="00000000" w:rsidP="00000000" w:rsidRDefault="00000000" w:rsidRPr="00000000" w14:paraId="00000055">
          <w:pPr>
            <w:spacing w:line="360" w:lineRule="auto"/>
            <w:jc w:val="both"/>
            <w:rPr>
              <w:ins w:author="Houcemeddine Othman" w:id="59" w:date="2020-11-05T05:12:41Z"/>
              <w:shd w:fill="auto" w:val="clear"/>
              <w:rPrChange w:author="yosr hamdi" w:id="71" w:date="2020-11-05T17:02:50Z">
                <w:rPr>
                  <w:sz w:val="24"/>
                  <w:szCs w:val="24"/>
                </w:rPr>
              </w:rPrChange>
            </w:rPr>
            <w:pPrChange w:author="yosr hamdi" w:id="0" w:date="2020-11-05T17:02:50Z">
              <w:pPr>
                <w:spacing w:line="360" w:lineRule="auto"/>
                <w:jc w:val="both"/>
              </w:pPr>
            </w:pPrChange>
          </w:pPr>
          <w:sdt>
            <w:sdtPr>
              <w:tag w:val="goog_rdk_179"/>
            </w:sdtPr>
            <w:sdtContent>
              <w:ins w:author="yosr hamdi" w:id="68" w:date="2020-11-05T17:02:50Z"/>
              <w:sdt>
                <w:sdtPr>
                  <w:tag w:val="goog_rdk_180"/>
                </w:sdtPr>
                <w:sdtContent>
                  <w:ins w:author="yosr hamdi" w:id="68" w:date="2020-11-05T17:02:50Z">
                    <w:r w:rsidDel="00000000" w:rsidR="00000000" w:rsidRPr="00000000">
                      <w:rPr>
                        <w:rtl w:val="0"/>
                        <w:rPrChange w:author="Houcemeddine Othman" w:id="60" w:date="2020-11-05T05:13:19Z">
                          <w:rPr>
                            <w:sz w:val="24"/>
                            <w:szCs w:val="24"/>
                          </w:rPr>
                        </w:rPrChange>
                      </w:rPr>
                      <w:t xml:space="preserve">An accurate investigation of actionable genetic variants is required in genomic medicine research including investigating </w:t>
                    </w:r>
                  </w:ins>
                </w:sdtContent>
              </w:sdt>
              <w:ins w:author="yosr hamdi" w:id="68" w:date="2020-11-05T17:02:50Z">
                <w:sdt>
                  <w:sdtPr>
                    <w:tag w:val="goog_rdk_181"/>
                  </w:sdtPr>
                  <w:sdtContent>
                    <w:commentRangeStart w:id="20"/>
                  </w:sdtContent>
                </w:sdt>
                <w:sdt>
                  <w:sdtPr>
                    <w:tag w:val="goog_rdk_182"/>
                  </w:sdtPr>
                  <w:sdtContent>
                    <w:r w:rsidDel="00000000" w:rsidR="00000000" w:rsidRPr="00000000">
                      <w:rPr>
                        <w:rtl w:val="0"/>
                        <w:rPrChange w:author="Houcemeddine Othman" w:id="60" w:date="2020-11-05T05:13:19Z">
                          <w:rPr>
                            <w:sz w:val="24"/>
                            <w:szCs w:val="24"/>
                          </w:rPr>
                        </w:rPrChange>
                      </w:rPr>
                      <w:t xml:space="preserve">druggable variants</w:t>
                    </w:r>
                  </w:sdtContent>
                </w:sdt>
                <w:commentRangeEnd w:id="20"/>
                <w:r w:rsidDel="00000000" w:rsidR="00000000" w:rsidRPr="00000000">
                  <w:commentReference w:id="20"/>
                </w:r>
                <w:sdt>
                  <w:sdtPr>
                    <w:tag w:val="goog_rdk_183"/>
                  </w:sdtPr>
                  <w:sdtContent>
                    <w:r w:rsidDel="00000000" w:rsidR="00000000" w:rsidRPr="00000000">
                      <w:rPr>
                        <w:rtl w:val="0"/>
                        <w:rPrChange w:author="Houcemeddine Othman" w:id="60" w:date="2020-11-05T05:13:19Z">
                          <w:rPr>
                            <w:sz w:val="24"/>
                            <w:szCs w:val="24"/>
                          </w:rPr>
                        </w:rPrChange>
                      </w:rPr>
                      <w:t xml:space="preserve"> and variants related to drug response. Most of the variants that are available for African populations are those involved in drug response that can be found in the PharmGkB database, however very few are known on druggable and other actionable variants in Africa. Moreover, genotypic as well as phenotypic data related to African populations are scattered in different public databases in a badly annotated manner. This prompts us to collect all these data and to develop an African Genomic medicine portal that includes all relevant  African specific genomic data.  The development of this portal will be of keen interest to the African scientific community, physicians and all precision medicine stakeholders worldwide as it will have a direct impact on therapeutic decisions,  public health care and personalized medicine practice.</w:t>
                    </w:r>
                  </w:sdtContent>
                </w:sdt>
              </w:ins>
            </w:sdtContent>
          </w:sdt>
          <w:sdt>
            <w:sdtPr>
              <w:tag w:val="goog_rdk_184"/>
            </w:sdtPr>
            <w:sdtContent>
              <w:ins w:author="Houcemeddine Othman" w:id="59" w:date="2020-11-05T05:12:41Z"/>
              <w:sdt>
                <w:sdtPr>
                  <w:tag w:val="goog_rdk_185"/>
                </w:sdtPr>
                <w:sdtContent>
                  <w:ins w:author="Houcemeddine Othman" w:id="59" w:date="2020-11-05T05:12:41Z">
                    <w:r w:rsidDel="00000000" w:rsidR="00000000" w:rsidRPr="00000000">
                      <w:rPr>
                        <w:rtl w:val="0"/>
                      </w:rPr>
                    </w:r>
                  </w:ins>
                </w:sdtContent>
              </w:sdt>
              <w:ins w:author="Houcemeddine Othman" w:id="59" w:date="2020-11-05T05:12:41Z"/>
            </w:sdtContent>
          </w:sdt>
        </w:p>
      </w:sdtContent>
    </w:sdt>
    <w:sdt>
      <w:sdtPr>
        <w:tag w:val="goog_rdk_188"/>
      </w:sdtPr>
      <w:sdtContent>
        <w:p w:rsidR="00000000" w:rsidDel="00000000" w:rsidP="00000000" w:rsidRDefault="00000000" w:rsidRPr="00000000" w14:paraId="00000056">
          <w:pPr>
            <w:spacing w:line="360" w:lineRule="auto"/>
            <w:jc w:val="both"/>
            <w:rPr>
              <w:shd w:fill="auto" w:val="clear"/>
              <w:rPrChange w:author="Houcemeddine Othman" w:id="72" w:date="2020-11-05T05:12:41Z">
                <w:rPr>
                  <w:sz w:val="24"/>
                  <w:szCs w:val="24"/>
                </w:rPr>
              </w:rPrChange>
            </w:rPr>
            <w:pPrChange w:author="Houcemeddine Othman" w:id="0" w:date="2020-11-05T05:12:41Z">
              <w:pPr>
                <w:jc w:val="both"/>
              </w:pPr>
            </w:pPrChange>
          </w:pPr>
          <w:sdt>
            <w:sdtPr>
              <w:tag w:val="goog_rdk_187"/>
            </w:sdtPr>
            <w:sdtContent>
              <w:r w:rsidDel="00000000" w:rsidR="00000000" w:rsidRPr="00000000">
                <w:rPr>
                  <w:rtl w:val="0"/>
                </w:rPr>
              </w:r>
            </w:sdtContent>
          </w:sdt>
        </w:p>
      </w:sdtContent>
    </w:sdt>
    <w:p w:rsidR="00000000" w:rsidDel="00000000" w:rsidP="00000000" w:rsidRDefault="00000000" w:rsidRPr="00000000" w14:paraId="00000057">
      <w:pPr>
        <w:jc w:val="both"/>
        <w:rPr>
          <w:b w:val="1"/>
        </w:rPr>
      </w:pPr>
      <w:r w:rsidDel="00000000" w:rsidR="00000000" w:rsidRPr="00000000">
        <w:rPr>
          <w:b w:val="1"/>
          <w:rtl w:val="0"/>
        </w:rPr>
        <w:t xml:space="preserve">Suggestions to be included (from Fouzia, Judit)</w:t>
      </w:r>
    </w:p>
    <w:p w:rsidR="00000000" w:rsidDel="00000000" w:rsidP="00000000" w:rsidRDefault="00000000" w:rsidRPr="00000000" w14:paraId="00000058">
      <w:pPr>
        <w:numPr>
          <w:ilvl w:val="0"/>
          <w:numId w:val="9"/>
        </w:numPr>
        <w:ind w:left="720" w:hanging="360"/>
        <w:jc w:val="both"/>
        <w:rPr>
          <w:b w:val="1"/>
          <w:u w:val="none"/>
        </w:rPr>
      </w:pPr>
      <w:r w:rsidDel="00000000" w:rsidR="00000000" w:rsidRPr="00000000">
        <w:rPr>
          <w:b w:val="1"/>
          <w:rtl w:val="0"/>
        </w:rPr>
        <w:t xml:space="preserve">Type of genomic data needed for PM research</w:t>
      </w:r>
      <w:r w:rsidDel="00000000" w:rsidR="00000000" w:rsidRPr="00000000">
        <w:rPr>
          <w:rtl w:val="0"/>
        </w:rPr>
      </w:r>
    </w:p>
    <w:sdt>
      <w:sdtPr>
        <w:tag w:val="goog_rdk_192"/>
      </w:sdtPr>
      <w:sdtContent>
        <w:p w:rsidR="00000000" w:rsidDel="00000000" w:rsidP="00000000" w:rsidRDefault="00000000" w:rsidRPr="00000000" w14:paraId="00000059">
          <w:pPr>
            <w:numPr>
              <w:ilvl w:val="1"/>
              <w:numId w:val="9"/>
            </w:numPr>
            <w:ind w:left="1440" w:hanging="360"/>
            <w:jc w:val="both"/>
            <w:rPr>
              <w:ins w:author="yosr hamdi" w:id="74" w:date="2020-11-04T13:14:21Z"/>
              <w:b w:val="1"/>
            </w:rPr>
          </w:pPr>
          <w:sdt>
            <w:sdtPr>
              <w:tag w:val="goog_rdk_189"/>
            </w:sdtPr>
            <w:sdtContent>
              <w:commentRangeStart w:id="21"/>
            </w:sdtContent>
          </w:sdt>
          <w:sdt>
            <w:sdtPr>
              <w:tag w:val="goog_rdk_190"/>
            </w:sdtPr>
            <w:sdtContent>
              <w:r w:rsidDel="00000000" w:rsidR="00000000" w:rsidRPr="00000000">
                <w:rPr>
                  <w:b w:val="1"/>
                  <w:rtl w:val="0"/>
                  <w:rPrChange w:author="yosr hamdi" w:id="73" w:date="2020-11-04T13:15:57Z">
                    <w:rPr/>
                  </w:rPrChange>
                </w:rPr>
                <w:t xml:space="preserve">What are they?</w:t>
              </w:r>
            </w:sdtContent>
          </w:sdt>
          <w:sdt>
            <w:sdtPr>
              <w:tag w:val="goog_rdk_191"/>
            </w:sdtPr>
            <w:sdtContent>
              <w:ins w:author="yosr hamdi" w:id="74" w:date="2020-11-04T13:14:21Z">
                <w:r w:rsidDel="00000000" w:rsidR="00000000" w:rsidRPr="00000000">
                  <w:rPr>
                    <w:rtl w:val="0"/>
                  </w:rPr>
                </w:r>
              </w:ins>
            </w:sdtContent>
          </w:sdt>
        </w:p>
      </w:sdtContent>
    </w:sdt>
    <w:sdt>
      <w:sdtPr>
        <w:tag w:val="goog_rdk_196"/>
      </w:sdtPr>
      <w:sdtContent>
        <w:p w:rsidR="00000000" w:rsidDel="00000000" w:rsidP="00000000" w:rsidRDefault="00000000" w:rsidRPr="00000000" w14:paraId="0000005A">
          <w:pPr>
            <w:spacing w:line="276" w:lineRule="auto"/>
            <w:ind w:left="1440" w:firstLine="0"/>
            <w:jc w:val="both"/>
            <w:rPr>
              <w:rFonts w:ascii="Arial" w:cs="Arial" w:eastAsia="Arial" w:hAnsi="Arial"/>
              <w:b w:val="0"/>
              <w:i w:val="0"/>
              <w:smallCaps w:val="0"/>
              <w:strike w:val="0"/>
              <w:color w:val="000000"/>
              <w:sz w:val="22"/>
              <w:szCs w:val="22"/>
              <w:rPrChange w:author="yosr hamdi" w:id="75" w:date="2020-11-04T13:14:21Z">
                <w:rPr>
                  <w:b w:val="1"/>
                  <w:u w:val="none"/>
                </w:rPr>
              </w:rPrChange>
            </w:rPr>
            <w:pPrChange w:author="yosr hamdi" w:id="0" w:date="2020-11-04T13:14:21Z">
              <w:pPr>
                <w:numPr>
                  <w:ilvl w:val="1"/>
                  <w:numId w:val="9"/>
                </w:numPr>
                <w:ind w:left="1440" w:hanging="360"/>
                <w:jc w:val="both"/>
              </w:pPr>
            </w:pPrChange>
          </w:pPr>
          <w:sdt>
            <w:sdtPr>
              <w:tag w:val="goog_rdk_193"/>
            </w:sdtPr>
            <w:sdtContent>
              <w:ins w:author="yosr hamdi" w:id="74" w:date="2020-11-04T13:14:21Z"/>
              <w:sdt>
                <w:sdtPr>
                  <w:tag w:val="goog_rdk_194"/>
                </w:sdtPr>
                <w:sdtContent>
                  <w:ins w:author="yosr hamdi" w:id="74" w:date="2020-11-04T13:14:21Z">
                    <w:r w:rsidDel="00000000" w:rsidR="00000000" w:rsidRPr="00000000">
                      <w:rPr>
                        <w:b w:val="1"/>
                        <w:rtl w:val="0"/>
                        <w:rPrChange w:author="yosr hamdi" w:id="73" w:date="2020-11-04T13:15:57Z">
                          <w:rPr/>
                        </w:rPrChange>
                      </w:rPr>
                      <w:t xml:space="preserve">    </w:t>
                    </w:r>
                  </w:ins>
                </w:sdtContent>
              </w:sdt>
              <w:ins w:author="yosr hamdi" w:id="74" w:date="2020-11-04T13:14:21Z"/>
            </w:sdtContent>
          </w:sdt>
          <w:sdt>
            <w:sdtPr>
              <w:tag w:val="goog_rdk_195"/>
            </w:sdtPr>
            <w:sdtContent>
              <w:r w:rsidDel="00000000" w:rsidR="00000000" w:rsidRPr="00000000">
                <w:rPr>
                  <w:rtl w:val="0"/>
                </w:rPr>
              </w:r>
            </w:sdtContent>
          </w:sdt>
        </w:p>
      </w:sdtContent>
    </w:sdt>
    <w:sdt>
      <w:sdtPr>
        <w:tag w:val="goog_rdk_199"/>
      </w:sdtPr>
      <w:sdtContent>
        <w:p w:rsidR="00000000" w:rsidDel="00000000" w:rsidP="00000000" w:rsidRDefault="00000000" w:rsidRPr="00000000" w14:paraId="0000005B">
          <w:pPr>
            <w:numPr>
              <w:ilvl w:val="1"/>
              <w:numId w:val="9"/>
            </w:numPr>
            <w:ind w:left="1440" w:hanging="360"/>
            <w:jc w:val="both"/>
            <w:rPr>
              <w:ins w:author="yosr hamdi" w:id="77" w:date="2020-11-04T13:15:09Z"/>
              <w:b w:val="1"/>
            </w:rPr>
          </w:pPr>
          <w:sdt>
            <w:sdtPr>
              <w:tag w:val="goog_rdk_197"/>
            </w:sdtPr>
            <w:sdtContent>
              <w:r w:rsidDel="00000000" w:rsidR="00000000" w:rsidRPr="00000000">
                <w:rPr>
                  <w:b w:val="1"/>
                  <w:rtl w:val="0"/>
                  <w:rPrChange w:author="yosr hamdi" w:id="76" w:date="2020-11-04T13:15:53Z">
                    <w:rPr/>
                  </w:rPrChange>
                </w:rPr>
                <w:t xml:space="preserve">What is already available?</w:t>
              </w:r>
            </w:sdtContent>
          </w:sdt>
          <w:sdt>
            <w:sdtPr>
              <w:tag w:val="goog_rdk_198"/>
            </w:sdtPr>
            <w:sdtContent>
              <w:ins w:author="yosr hamdi" w:id="77" w:date="2020-11-04T13:15:09Z">
                <w:commentRangeEnd w:id="21"/>
                <w:r w:rsidDel="00000000" w:rsidR="00000000" w:rsidRPr="00000000">
                  <w:commentReference w:id="21"/>
                </w:r>
                <w:r w:rsidDel="00000000" w:rsidR="00000000" w:rsidRPr="00000000">
                  <w:rPr>
                    <w:rtl w:val="0"/>
                  </w:rPr>
                </w:r>
              </w:ins>
            </w:sdtContent>
          </w:sdt>
        </w:p>
      </w:sdtContent>
    </w:sdt>
    <w:sdt>
      <w:sdtPr>
        <w:tag w:val="goog_rdk_201"/>
      </w:sdtPr>
      <w:sdtContent>
        <w:p w:rsidR="00000000" w:rsidDel="00000000" w:rsidP="00000000" w:rsidRDefault="00000000" w:rsidRPr="00000000" w14:paraId="0000005C">
          <w:pPr>
            <w:spacing w:line="276" w:lineRule="auto"/>
            <w:ind w:left="1440" w:firstLine="720"/>
            <w:jc w:val="both"/>
            <w:rPr>
              <w:ins w:author="yosr hamdi" w:id="77" w:date="2020-11-04T13:15:09Z"/>
            </w:rPr>
          </w:pPr>
          <w:sdt>
            <w:sdtPr>
              <w:tag w:val="goog_rdk_200"/>
            </w:sdtPr>
            <w:sdtContent>
              <w:ins w:author="yosr hamdi" w:id="77" w:date="2020-11-04T13:15:09Z">
                <w:r w:rsidDel="00000000" w:rsidR="00000000" w:rsidRPr="00000000">
                  <w:rPr>
                    <w:rtl w:val="0"/>
                  </w:rPr>
                </w:r>
              </w:ins>
            </w:sdtContent>
          </w:sdt>
        </w:p>
      </w:sdtContent>
    </w:sdt>
    <w:sdt>
      <w:sdtPr>
        <w:tag w:val="goog_rdk_203"/>
      </w:sdtPr>
      <w:sdtContent>
        <w:p w:rsidR="00000000" w:rsidDel="00000000" w:rsidP="00000000" w:rsidRDefault="00000000" w:rsidRPr="00000000" w14:paraId="0000005D">
          <w:pPr>
            <w:spacing w:line="276" w:lineRule="auto"/>
            <w:ind w:left="1440" w:firstLine="0"/>
            <w:jc w:val="both"/>
            <w:rPr>
              <w:rFonts w:ascii="Arial" w:cs="Arial" w:eastAsia="Arial" w:hAnsi="Arial"/>
              <w:b w:val="0"/>
              <w:i w:val="0"/>
              <w:smallCaps w:val="0"/>
              <w:strike w:val="0"/>
              <w:color w:val="000000"/>
              <w:sz w:val="22"/>
              <w:szCs w:val="22"/>
              <w:rPrChange w:author="yosr hamdi" w:id="78" w:date="2020-11-04T13:15:09Z">
                <w:rPr>
                  <w:b w:val="1"/>
                  <w:u w:val="none"/>
                </w:rPr>
              </w:rPrChange>
            </w:rPr>
            <w:pPrChange w:author="yosr hamdi" w:id="0" w:date="2020-11-04T13:15:09Z">
              <w:pPr>
                <w:numPr>
                  <w:ilvl w:val="1"/>
                  <w:numId w:val="9"/>
                </w:numPr>
                <w:ind w:left="1440" w:hanging="360"/>
                <w:jc w:val="both"/>
              </w:pPr>
            </w:pPrChange>
          </w:pPr>
          <w:sdt>
            <w:sdtPr>
              <w:tag w:val="goog_rdk_202"/>
            </w:sdtPr>
            <w:sdtContent>
              <w:r w:rsidDel="00000000" w:rsidR="00000000" w:rsidRPr="00000000">
                <w:rPr>
                  <w:rtl w:val="0"/>
                </w:rPr>
              </w:r>
            </w:sdtContent>
          </w:sdt>
        </w:p>
      </w:sdtContent>
    </w:sdt>
    <w:p w:rsidR="00000000" w:rsidDel="00000000" w:rsidP="00000000" w:rsidRDefault="00000000" w:rsidRPr="00000000" w14:paraId="0000005E">
      <w:pPr>
        <w:numPr>
          <w:ilvl w:val="0"/>
          <w:numId w:val="9"/>
        </w:numPr>
        <w:ind w:left="720" w:hanging="360"/>
        <w:jc w:val="both"/>
        <w:rPr>
          <w:b w:val="1"/>
          <w:u w:val="none"/>
        </w:rPr>
      </w:pPr>
      <w:r w:rsidDel="00000000" w:rsidR="00000000" w:rsidRPr="00000000">
        <w:rPr>
          <w:b w:val="1"/>
          <w:rtl w:val="0"/>
        </w:rPr>
        <w:t xml:space="preserve">Lack of African PM databases available internationally and especially in African context. </w:t>
      </w:r>
      <w:r w:rsidDel="00000000" w:rsidR="00000000" w:rsidRPr="00000000">
        <w:rPr>
          <w:rtl w:val="0"/>
        </w:rPr>
      </w:r>
    </w:p>
    <w:p w:rsidR="00000000" w:rsidDel="00000000" w:rsidP="00000000" w:rsidRDefault="00000000" w:rsidRPr="00000000" w14:paraId="0000005F">
      <w:pPr>
        <w:numPr>
          <w:ilvl w:val="0"/>
          <w:numId w:val="9"/>
        </w:numPr>
        <w:ind w:left="720" w:hanging="360"/>
        <w:jc w:val="both"/>
        <w:rPr>
          <w:b w:val="1"/>
          <w:u w:val="none"/>
        </w:rPr>
      </w:pPr>
      <w:r w:rsidDel="00000000" w:rsidR="00000000" w:rsidRPr="00000000">
        <w:rPr>
          <w:b w:val="1"/>
          <w:rtl w:val="0"/>
        </w:rPr>
        <w:t xml:space="preserve">Need for African PM Resource</w:t>
      </w:r>
    </w:p>
    <w:sdt>
      <w:sdtPr>
        <w:tag w:val="goog_rdk_206"/>
      </w:sdtPr>
      <w:sdtContent>
        <w:p w:rsidR="00000000" w:rsidDel="00000000" w:rsidP="00000000" w:rsidRDefault="00000000" w:rsidRPr="00000000" w14:paraId="00000060">
          <w:pPr>
            <w:ind w:left="0" w:firstLine="0"/>
            <w:jc w:val="both"/>
            <w:rPr>
              <w:ins w:author="Yasmina Jaufeerally Fakim" w:id="79" w:date="2020-11-18T11:19:47Z"/>
              <w:b w:val="1"/>
            </w:rPr>
          </w:pPr>
          <w:sdt>
            <w:sdtPr>
              <w:tag w:val="goog_rdk_205"/>
            </w:sdtPr>
            <w:sdtContent>
              <w:ins w:author="Yasmina Jaufeerally Fakim" w:id="79" w:date="2020-11-18T11:19:47Z">
                <w:r w:rsidDel="00000000" w:rsidR="00000000" w:rsidRPr="00000000">
                  <w:rPr>
                    <w:rtl w:val="0"/>
                  </w:rPr>
                </w:r>
              </w:ins>
            </w:sdtContent>
          </w:sdt>
        </w:p>
      </w:sdtContent>
    </w:sdt>
    <w:sdt>
      <w:sdtPr>
        <w:tag w:val="goog_rdk_209"/>
      </w:sdtPr>
      <w:sdtContent>
        <w:p w:rsidR="00000000" w:rsidDel="00000000" w:rsidP="00000000" w:rsidRDefault="00000000" w:rsidRPr="00000000" w14:paraId="00000061">
          <w:pPr>
            <w:jc w:val="both"/>
            <w:rPr>
              <w:ins w:author="Nessrine Mezzi" w:id="80" w:date="2021-07-07T11:12:12Z"/>
              <w:b w:val="1"/>
            </w:rPr>
          </w:pPr>
          <w:sdt>
            <w:sdtPr>
              <w:tag w:val="goog_rdk_207"/>
            </w:sdtPr>
            <w:sdtContent>
              <w:ins w:author="Yasmina Jaufeerally Fakim" w:id="79" w:date="2020-11-18T11:19:47Z">
                <w:r w:rsidDel="00000000" w:rsidR="00000000" w:rsidRPr="00000000">
                  <w:rPr>
                    <w:b w:val="1"/>
                    <w:rtl w:val="0"/>
                  </w:rPr>
                  <w:t xml:space="preserve">The need for an African resource is justified by the extensive evidence for the genetic diversity among populations across the continent supported by archaeological findings . </w:t>
                </w:r>
              </w:ins>
            </w:sdtContent>
          </w:sdt>
          <w:sdt>
            <w:sdtPr>
              <w:tag w:val="goog_rdk_208"/>
            </w:sdtPr>
            <w:sdtContent>
              <w:ins w:author="Nessrine Mezzi" w:id="80" w:date="2021-07-07T11:12:12Z">
                <w:r w:rsidDel="00000000" w:rsidR="00000000" w:rsidRPr="00000000">
                  <w:rPr>
                    <w:b w:val="1"/>
                    <w:rtl w:val="0"/>
                  </w:rPr>
                  <w:t xml:space="preserve">Through its history, the African continent has witnessed successive invasions, colonization, admixture, several migratory flows combined with a great variety of evolutionary forces (genetic drift, natural selection) thus shaping its genetic landscape which is highly diverse. </w:t>
                </w:r>
                <w:r w:rsidDel="00000000" w:rsidR="00000000" w:rsidRPr="00000000">
                  <w:rPr>
                    <w:b w:val="1"/>
                    <w:rtl w:val="0"/>
                  </w:rPr>
                  <w:t xml:space="preserve">In fact, populations across Africa are highly subdivided with</w:t>
                </w:r>
                <w:r w:rsidDel="00000000" w:rsidR="00000000" w:rsidRPr="00000000">
                  <w:rPr>
                    <w:b w:val="1"/>
                    <w:rtl w:val="0"/>
                  </w:rPr>
                  <w:t xml:space="preserve"> nearly as many ancestries within Africa as in other continents combined </w:t>
                </w:r>
                <w:r w:rsidDel="00000000" w:rsidR="00000000" w:rsidRPr="00000000">
                  <w:rPr>
                    <w:b w:val="1"/>
                    <w:rtl w:val="0"/>
                  </w:rPr>
                  <w:t xml:space="preserve">(Campbell et al. 2014; Tishkoff et al. 2009). </w:t>
                </w:r>
              </w:ins>
            </w:sdtContent>
          </w:sdt>
        </w:p>
      </w:sdtContent>
    </w:sdt>
    <w:sdt>
      <w:sdtPr>
        <w:tag w:val="goog_rdk_211"/>
      </w:sdtPr>
      <w:sdtContent>
        <w:p w:rsidR="00000000" w:rsidDel="00000000" w:rsidP="00000000" w:rsidRDefault="00000000" w:rsidRPr="00000000" w14:paraId="00000062">
          <w:pPr>
            <w:jc w:val="both"/>
            <w:rPr>
              <w:ins w:author="Nessrine Mezzi" w:id="80" w:date="2021-07-07T11:12:12Z"/>
              <w:b w:val="1"/>
            </w:rPr>
          </w:pPr>
          <w:sdt>
            <w:sdtPr>
              <w:tag w:val="goog_rdk_210"/>
            </w:sdtPr>
            <w:sdtContent>
              <w:ins w:author="Nessrine Mezzi" w:id="80" w:date="2021-07-07T11:12:12Z">
                <w:r w:rsidDel="00000000" w:rsidR="00000000" w:rsidRPr="00000000">
                  <w:rPr>
                    <w:b w:val="1"/>
                    <w:rtl w:val="0"/>
                  </w:rPr>
                  <w:t xml:space="preserve">In the context of the African continent, the 1000 Genomes Project focused only on some sub-Saharan African populations genetically close to the Yoruba (Nature 2015). Other genome projects, namely H3Africa, Egypt Genome and African Genome Variation, have integrated samples from individuals predominantly from Niger-Congo-speaking populations. Several populations, especially North African groups, are poorly or not represented (Rotimi et al. 2017). This result calls for the inclusion of more diverse African samples in public genomic reference panels and highlights the urgent need of resources with available African genomic data. </w:t>
                </w:r>
              </w:ins>
            </w:sdtContent>
          </w:sdt>
        </w:p>
      </w:sdtContent>
    </w:sdt>
    <w:sdt>
      <w:sdtPr>
        <w:tag w:val="goog_rdk_213"/>
      </w:sdtPr>
      <w:sdtContent>
        <w:p w:rsidR="00000000" w:rsidDel="00000000" w:rsidP="00000000" w:rsidRDefault="00000000" w:rsidRPr="00000000" w14:paraId="00000063">
          <w:pPr>
            <w:jc w:val="both"/>
            <w:rPr>
              <w:ins w:author="Nessrine Mezzi" w:id="80" w:date="2021-07-07T11:12:12Z"/>
              <w:b w:val="1"/>
            </w:rPr>
          </w:pPr>
          <w:sdt>
            <w:sdtPr>
              <w:tag w:val="goog_rdk_212"/>
            </w:sdtPr>
            <w:sdtContent>
              <w:ins w:author="Nessrine Mezzi" w:id="80" w:date="2021-07-07T11:12:12Z">
                <w:r w:rsidDel="00000000" w:rsidR="00000000" w:rsidRPr="00000000">
                  <w:rPr>
                    <w:rtl w:val="0"/>
                  </w:rPr>
                </w:r>
              </w:ins>
            </w:sdtContent>
          </w:sdt>
        </w:p>
      </w:sdtContent>
    </w:sdt>
    <w:sdt>
      <w:sdtPr>
        <w:tag w:val="goog_rdk_219"/>
      </w:sdtPr>
      <w:sdtContent>
        <w:p w:rsidR="00000000" w:rsidDel="00000000" w:rsidP="00000000" w:rsidRDefault="00000000" w:rsidRPr="00000000" w14:paraId="00000064">
          <w:pPr>
            <w:jc w:val="both"/>
            <w:rPr>
              <w:ins w:author="Maroua Boujemâa" w:id="81" w:date="2021-07-07T11:05:44Z"/>
              <w:b w:val="1"/>
            </w:rPr>
          </w:pPr>
          <w:sdt>
            <w:sdtPr>
              <w:tag w:val="goog_rdk_215"/>
            </w:sdtPr>
            <w:sdtContent>
              <w:ins w:author="Yasmina Jaufeerally Fakim" w:id="79" w:date="2020-11-18T11:19:47Z">
                <w:r w:rsidDel="00000000" w:rsidR="00000000" w:rsidRPr="00000000">
                  <w:rPr>
                    <w:b w:val="1"/>
                    <w:rtl w:val="0"/>
                  </w:rPr>
                  <w:t xml:space="preserve">Only a small fraction of the</w:t>
                </w:r>
              </w:ins>
              <w:sdt>
                <w:sdtPr>
                  <w:tag w:val="goog_rdk_216"/>
                </w:sdtPr>
                <w:sdtContent>
                  <w:commentRangeStart w:id="22"/>
                </w:sdtContent>
              </w:sdt>
              <w:ins w:author="Yasmina Jaufeerally Fakim" w:id="79" w:date="2020-11-18T11:19:47Z">
                <w:sdt>
                  <w:sdtPr>
                    <w:tag w:val="goog_rdk_217"/>
                  </w:sdtPr>
                  <w:sdtContent>
                    <w:commentRangeStart w:id="23"/>
                  </w:sdtContent>
                </w:sdt>
                <w:r w:rsidDel="00000000" w:rsidR="00000000" w:rsidRPr="00000000">
                  <w:rPr>
                    <w:b w:val="1"/>
                    <w:rtl w:val="0"/>
                  </w:rPr>
                  <w:t xml:space="preserve"> African diversity</w:t>
                </w:r>
                <w:commentRangeEnd w:id="22"/>
                <w:r w:rsidDel="00000000" w:rsidR="00000000" w:rsidRPr="00000000">
                  <w:commentReference w:id="22"/>
                </w:r>
                <w:commentRangeEnd w:id="23"/>
                <w:r w:rsidDel="00000000" w:rsidR="00000000" w:rsidRPr="00000000">
                  <w:commentReference w:id="23"/>
                </w:r>
                <w:r w:rsidDel="00000000" w:rsidR="00000000" w:rsidRPr="00000000">
                  <w:rPr>
                    <w:b w:val="1"/>
                    <w:rtl w:val="0"/>
                  </w:rPr>
                  <w:t xml:space="preserve"> left the continent to migrate to Asia and Europe. There are four major linguistic families in Africa : the Niger-Congo, Nilo-Saharan, Afro-Asiatic and Khoesan, that have a distinct geographic distribution. It is estimated that there are more than 2000 languages, which is an indication of the complex demography. Several events of human migration have contributed to shaping the present day African genomes. The Bantu people moved from West-Central Africa to Southern and Eastern Africa and came across local populations resulting in admixtures (Tishkoff et al 2009). People had to adapt to new ecosystems, lifestyle and climate conditions. Genome wide scans have identified signatures of selection in specific loci that explain the adaptation process. Exposure to pathogens is said to be the most important type of selective pressure that led to gene evolution and regional variation. Evidence points to variations in immune genes that have resulted from selection. Fifty-seven genes of the innate immune system have variants that can explain susceptibility to infectious and non-infectious diseases (</w:t>
                </w:r>
                <w:r w:rsidDel="00000000" w:rsidR="00000000" w:rsidRPr="00000000">
                  <w:rPr>
                    <w:b w:val="1"/>
                    <w:rtl w:val="0"/>
                  </w:rPr>
                  <w:t xml:space="preserve">Deschamps</w:t>
                </w:r>
                <w:r w:rsidDel="00000000" w:rsidR="00000000" w:rsidRPr="00000000">
                  <w:rPr>
                    <w:b w:val="1"/>
                    <w:rtl w:val="0"/>
                  </w:rPr>
                  <w:t xml:space="preserve"> et al 2016).    </w:t>
                </w:r>
              </w:ins>
            </w:sdtContent>
          </w:sdt>
          <w:sdt>
            <w:sdtPr>
              <w:tag w:val="goog_rdk_218"/>
            </w:sdtPr>
            <w:sdtContent>
              <w:ins w:author="Maroua Boujemâa" w:id="81" w:date="2021-07-07T11:05:44Z">
                <w:r w:rsidDel="00000000" w:rsidR="00000000" w:rsidRPr="00000000">
                  <w:rPr>
                    <w:rtl w:val="0"/>
                  </w:rPr>
                </w:r>
              </w:ins>
            </w:sdtContent>
          </w:sdt>
        </w:p>
      </w:sdtContent>
    </w:sdt>
    <w:sdt>
      <w:sdtPr>
        <w:tag w:val="goog_rdk_222"/>
      </w:sdtPr>
      <w:sdtContent>
        <w:p w:rsidR="00000000" w:rsidDel="00000000" w:rsidP="00000000" w:rsidRDefault="00000000" w:rsidRPr="00000000" w14:paraId="00000065">
          <w:pPr>
            <w:jc w:val="both"/>
            <w:rPr>
              <w:ins w:author="Yasmina Jaufeerally Fakim" w:id="79" w:date="2020-11-18T11:19:47Z"/>
              <w:b w:val="1"/>
            </w:rPr>
          </w:pPr>
          <w:sdt>
            <w:sdtPr>
              <w:tag w:val="goog_rdk_221"/>
            </w:sdtPr>
            <w:sdtContent>
              <w:ins w:author="Yasmina Jaufeerally Fakim" w:id="79" w:date="2020-11-18T11:19:47Z">
                <w:r w:rsidDel="00000000" w:rsidR="00000000" w:rsidRPr="00000000">
                  <w:rPr>
                    <w:rtl w:val="0"/>
                  </w:rPr>
                </w:r>
              </w:ins>
            </w:sdtContent>
          </w:sdt>
        </w:p>
      </w:sdtContent>
    </w:sdt>
    <w:sdt>
      <w:sdtPr>
        <w:tag w:val="goog_rdk_224"/>
      </w:sdtPr>
      <w:sdtContent>
        <w:p w:rsidR="00000000" w:rsidDel="00000000" w:rsidP="00000000" w:rsidRDefault="00000000" w:rsidRPr="00000000" w14:paraId="00000066">
          <w:pPr>
            <w:jc w:val="both"/>
            <w:rPr>
              <w:rFonts w:ascii="Arial" w:cs="Arial" w:eastAsia="Arial" w:hAnsi="Arial"/>
              <w:b w:val="0"/>
              <w:i w:val="0"/>
              <w:smallCaps w:val="0"/>
              <w:strike w:val="0"/>
              <w:color w:val="000000"/>
              <w:sz w:val="22"/>
              <w:szCs w:val="22"/>
              <w:rPrChange w:author="Yasmina Jaufeerally Fakim" w:id="82" w:date="2020-11-18T11:19:54Z">
                <w:rPr>
                  <w:b w:val="1"/>
                  <w:u w:val="none"/>
                </w:rPr>
              </w:rPrChange>
            </w:rPr>
            <w:pPrChange w:author="Yasmina Jaufeerally Fakim" w:id="0" w:date="2020-11-18T11:19:54Z">
              <w:pPr>
                <w:numPr>
                  <w:ilvl w:val="0"/>
                  <w:numId w:val="9"/>
                </w:numPr>
                <w:ind w:left="720" w:hanging="360"/>
                <w:jc w:val="both"/>
              </w:pPr>
            </w:pPrChange>
          </w:pPr>
          <w:sdt>
            <w:sdtPr>
              <w:tag w:val="goog_rdk_223"/>
            </w:sdtPr>
            <w:sdtContent>
              <w:r w:rsidDel="00000000" w:rsidR="00000000" w:rsidRPr="00000000">
                <w:rPr>
                  <w:rtl w:val="0"/>
                </w:rPr>
              </w:r>
            </w:sdtContent>
          </w:sdt>
        </w:p>
      </w:sdtContent>
    </w:sdt>
    <w:p w:rsidR="00000000" w:rsidDel="00000000" w:rsidP="00000000" w:rsidRDefault="00000000" w:rsidRPr="00000000" w14:paraId="00000067">
      <w:pPr>
        <w:numPr>
          <w:ilvl w:val="0"/>
          <w:numId w:val="9"/>
        </w:numPr>
        <w:ind w:left="720" w:hanging="360"/>
        <w:jc w:val="both"/>
        <w:rPr>
          <w:b w:val="1"/>
          <w:u w:val="none"/>
        </w:rPr>
      </w:pPr>
      <w:r w:rsidDel="00000000" w:rsidR="00000000" w:rsidRPr="00000000">
        <w:rPr>
          <w:b w:val="1"/>
          <w:rtl w:val="0"/>
        </w:rPr>
        <w:t xml:space="preserve">What problem the portal is going to solve ?</w:t>
      </w:r>
      <w:r w:rsidDel="00000000" w:rsidR="00000000" w:rsidRPr="00000000">
        <w:rPr>
          <w:rtl w:val="0"/>
        </w:rPr>
      </w:r>
    </w:p>
    <w:p w:rsidR="00000000" w:rsidDel="00000000" w:rsidP="00000000" w:rsidRDefault="00000000" w:rsidRPr="00000000" w14:paraId="00000068">
      <w:pPr>
        <w:numPr>
          <w:ilvl w:val="1"/>
          <w:numId w:val="9"/>
        </w:numPr>
        <w:ind w:left="1440" w:hanging="360"/>
        <w:jc w:val="both"/>
        <w:rPr>
          <w:b w:val="1"/>
        </w:rPr>
      </w:pPr>
      <w:r w:rsidDel="00000000" w:rsidR="00000000" w:rsidRPr="00000000">
        <w:rPr>
          <w:rtl w:val="0"/>
        </w:rPr>
        <w:t xml:space="preserve">How is it going to achieve that?</w:t>
      </w:r>
      <w:r w:rsidDel="00000000" w:rsidR="00000000" w:rsidRPr="00000000">
        <w:rPr>
          <w:rtl w:val="0"/>
        </w:rPr>
      </w:r>
    </w:p>
    <w:p w:rsidR="00000000" w:rsidDel="00000000" w:rsidP="00000000" w:rsidRDefault="00000000" w:rsidRPr="00000000" w14:paraId="00000069">
      <w:pPr>
        <w:numPr>
          <w:ilvl w:val="0"/>
          <w:numId w:val="9"/>
        </w:numPr>
        <w:ind w:left="720" w:hanging="360"/>
        <w:jc w:val="both"/>
        <w:rPr>
          <w:b w:val="1"/>
        </w:rPr>
      </w:pPr>
      <w:r w:rsidDel="00000000" w:rsidR="00000000" w:rsidRPr="00000000">
        <w:rPr>
          <w:rtl w:val="0"/>
        </w:rPr>
        <w:t xml:space="preserve">Problematic, project objectives  and  goal from implementing the portal (Fouzia, Judit, Gordon, Faisal, ...)</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rtl w:val="0"/>
        </w:rPr>
      </w:r>
    </w:p>
    <w:sdt>
      <w:sdtPr>
        <w:tag w:val="goog_rdk_225"/>
      </w:sdtPr>
      <w:sdtContent>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Objectives</w:t>
          </w:r>
        </w:p>
      </w:sdtContent>
    </w:sdt>
    <w:p w:rsidR="00000000" w:rsidDel="00000000" w:rsidP="00000000" w:rsidRDefault="00000000" w:rsidRPr="00000000" w14:paraId="0000006D">
      <w:pPr>
        <w:spacing w:line="360" w:lineRule="auto"/>
        <w:jc w:val="both"/>
        <w:rPr>
          <w:sz w:val="24"/>
          <w:szCs w:val="24"/>
        </w:rPr>
      </w:pPr>
      <w:r w:rsidDel="00000000" w:rsidR="00000000" w:rsidRPr="00000000">
        <w:rPr>
          <w:rtl w:val="0"/>
        </w:rPr>
      </w:r>
    </w:p>
    <w:sdt>
      <w:sdtPr>
        <w:tag w:val="goog_rdk_232"/>
      </w:sdtPr>
      <w:sdtContent>
        <w:p w:rsidR="00000000" w:rsidDel="00000000" w:rsidP="00000000" w:rsidRDefault="00000000" w:rsidRPr="00000000" w14:paraId="0000006E">
          <w:pPr>
            <w:spacing w:line="360" w:lineRule="auto"/>
            <w:jc w:val="both"/>
            <w:rPr>
              <w:del w:author="Rym Kefi" w:id="84" w:date="2020-11-04T18:31:03Z"/>
              <w:color w:val="6aa84f"/>
              <w:sz w:val="24"/>
              <w:szCs w:val="24"/>
            </w:rPr>
          </w:pPr>
          <w:sdt>
            <w:sdtPr>
              <w:tag w:val="goog_rdk_226"/>
            </w:sdtPr>
            <w:sdtContent>
              <w:commentRangeStart w:id="24"/>
            </w:sdtContent>
          </w:sdt>
          <w:sdt>
            <w:sdtPr>
              <w:tag w:val="goog_rdk_227"/>
            </w:sdtPr>
            <w:sdtContent>
              <w:commentRangeStart w:id="25"/>
            </w:sdtContent>
          </w:sdt>
          <w:sdt>
            <w:sdtPr>
              <w:tag w:val="goog_rdk_228"/>
            </w:sdtPr>
            <w:sdtContent>
              <w:commentRangeStart w:id="26"/>
            </w:sdtContent>
          </w:sdt>
          <w:r w:rsidDel="00000000" w:rsidR="00000000" w:rsidRPr="00000000">
            <w:rPr>
              <w:color w:val="6aa84f"/>
              <w:sz w:val="24"/>
              <w:szCs w:val="24"/>
              <w:rtl w:val="0"/>
            </w:rPr>
            <w:t xml:space="preserve">The main goal of this initiative  consists of the</w:t>
          </w:r>
          <w:sdt>
            <w:sdtPr>
              <w:tag w:val="goog_rdk_229"/>
            </w:sdtPr>
            <w:sdtContent>
              <w:ins w:author="Melek Chaouch" w:id="83" w:date="2020-11-06T10:51:20Z">
                <w:r w:rsidDel="00000000" w:rsidR="00000000" w:rsidRPr="00000000">
                  <w:rPr>
                    <w:color w:val="6aa84f"/>
                    <w:sz w:val="24"/>
                    <w:szCs w:val="24"/>
                    <w:rtl w:val="0"/>
                  </w:rPr>
                  <w:t xml:space="preserve"> development and</w:t>
                </w:r>
              </w:ins>
            </w:sdtContent>
          </w:sdt>
          <w:r w:rsidDel="00000000" w:rsidR="00000000" w:rsidRPr="00000000">
            <w:rPr>
              <w:color w:val="6aa84f"/>
              <w:sz w:val="24"/>
              <w:szCs w:val="24"/>
              <w:rtl w:val="0"/>
            </w:rPr>
            <w:t xml:space="preserve"> implementation of an African precision medicine portal </w:t>
          </w:r>
          <w:sdt>
            <w:sdtPr>
              <w:tag w:val="goog_rdk_230"/>
            </w:sdtPr>
            <w:sdtContent>
              <w:commentRangeStart w:id="27"/>
            </w:sdtContent>
          </w:sdt>
          <w:r w:rsidDel="00000000" w:rsidR="00000000" w:rsidRPr="00000000">
            <w:rPr>
              <w:color w:val="6aa84f"/>
              <w:sz w:val="24"/>
              <w:szCs w:val="24"/>
              <w:rtl w:val="0"/>
            </w:rPr>
            <w:t xml:space="preserve">or African precision medicine database</w:t>
          </w:r>
          <w:commentRangeEnd w:id="27"/>
          <w:r w:rsidDel="00000000" w:rsidR="00000000" w:rsidRPr="00000000">
            <w:commentReference w:id="27"/>
          </w:r>
          <w:r w:rsidDel="00000000" w:rsidR="00000000" w:rsidRPr="00000000">
            <w:rPr>
              <w:color w:val="6aa84f"/>
              <w:sz w:val="24"/>
              <w:szCs w:val="24"/>
              <w:rtl w:val="0"/>
            </w:rPr>
            <w:t xml:space="preserve">  which will help to: (1)</w:t>
          </w:r>
          <w:sdt>
            <w:sdtPr>
              <w:tag w:val="goog_rdk_231"/>
            </w:sdtPr>
            <w:sdtContent>
              <w:del w:author="Rym Kefi" w:id="84" w:date="2020-11-04T18:31:03Z">
                <w:r w:rsidDel="00000000" w:rsidR="00000000" w:rsidRPr="00000000">
                  <w:rPr>
                    <w:rtl w:val="0"/>
                  </w:rPr>
                </w:r>
              </w:del>
            </w:sdtContent>
          </w:sdt>
        </w:p>
      </w:sdtContent>
    </w:sdt>
    <w:sdt>
      <w:sdtPr>
        <w:tag w:val="goog_rdk_255"/>
      </w:sdtPr>
      <w:sdtContent>
        <w:p w:rsidR="00000000" w:rsidDel="00000000" w:rsidP="00000000" w:rsidRDefault="00000000" w:rsidRPr="00000000" w14:paraId="0000006F">
          <w:pPr>
            <w:spacing w:line="360" w:lineRule="auto"/>
            <w:ind w:left="0" w:firstLine="0"/>
            <w:jc w:val="both"/>
            <w:rPr>
              <w:rFonts w:ascii="Arial" w:cs="Arial" w:eastAsia="Arial" w:hAnsi="Arial"/>
              <w:b w:val="0"/>
              <w:i w:val="0"/>
              <w:smallCaps w:val="0"/>
              <w:strike w:val="0"/>
              <w:color w:val="000000"/>
              <w:sz w:val="22"/>
              <w:szCs w:val="22"/>
              <w:u w:val="none"/>
              <w:rPrChange w:author="Rym Kefi" w:id="92" w:date="2020-11-04T18:31:00Z">
                <w:rPr>
                  <w:color w:val="6aa84f"/>
                  <w:sz w:val="24"/>
                  <w:szCs w:val="24"/>
                </w:rPr>
              </w:rPrChange>
            </w:rPr>
            <w:pPrChange w:author="Rym Kefi" w:id="0" w:date="2020-11-04T18:31:00Z">
              <w:pPr>
                <w:numPr>
                  <w:ilvl w:val="0"/>
                  <w:numId w:val="1"/>
                </w:numPr>
                <w:spacing w:line="360" w:lineRule="auto"/>
                <w:ind w:left="720" w:hanging="360"/>
                <w:jc w:val="both"/>
              </w:pPr>
            </w:pPrChange>
          </w:pPr>
          <w:sdt>
            <w:sdtPr>
              <w:tag w:val="goog_rdk_233"/>
            </w:sdtPr>
            <w:sdtContent>
              <w:commentRangeStart w:id="28"/>
            </w:sdtContent>
          </w:sdt>
          <w:r w:rsidDel="00000000" w:rsidR="00000000" w:rsidRPr="00000000">
            <w:rPr>
              <w:color w:val="6aa84f"/>
              <w:sz w:val="24"/>
              <w:szCs w:val="24"/>
              <w:rtl w:val="0"/>
            </w:rPr>
            <w:t xml:space="preserve">Develop a road map on the implementation of precision medicine in Africa</w:t>
          </w:r>
          <w:sdt>
            <w:sdtPr>
              <w:tag w:val="goog_rdk_234"/>
            </w:sdtPr>
            <w:sdtContent>
              <w:ins w:author="Faisal M. Fadlelmola" w:id="85" w:date="2020-11-05T13:09:02Z">
                <w:commentRangeEnd w:id="28"/>
                <w:r w:rsidDel="00000000" w:rsidR="00000000" w:rsidRPr="00000000">
                  <w:commentReference w:id="28"/>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r w:rsidDel="00000000" w:rsidR="00000000" w:rsidRPr="00000000">
                  <w:rPr>
                    <w:color w:val="6aa84f"/>
                    <w:sz w:val="24"/>
                    <w:szCs w:val="24"/>
                    <w:rtl w:val="0"/>
                  </w:rPr>
                  <w:t xml:space="preserve">; </w:t>
                </w:r>
              </w:ins>
            </w:sdtContent>
          </w:sdt>
          <w:sdt>
            <w:sdtPr>
              <w:tag w:val="goog_rdk_235"/>
            </w:sdtPr>
            <w:sdtContent>
              <w:ins w:author="Rym Kefi" w:id="86" w:date="2020-11-04T18:31:13Z">
                <w:r w:rsidDel="00000000" w:rsidR="00000000" w:rsidRPr="00000000">
                  <w:rPr>
                    <w:color w:val="6aa84f"/>
                    <w:sz w:val="24"/>
                    <w:szCs w:val="24"/>
                    <w:rtl w:val="0"/>
                  </w:rPr>
                  <w:t xml:space="preserve"> (2) </w:t>
                </w:r>
              </w:ins>
              <w:sdt>
                <w:sdtPr>
                  <w:tag w:val="goog_rdk_236"/>
                </w:sdtPr>
                <w:sdtContent>
                  <w:commentRangeStart w:id="29"/>
                </w:sdtContent>
              </w:sdt>
              <w:ins w:author="Rym Kefi" w:id="86" w:date="2020-11-04T18:31:13Z">
                <w:sdt>
                  <w:sdtPr>
                    <w:tag w:val="goog_rdk_237"/>
                  </w:sdtPr>
                  <w:sdtContent>
                    <w:commentRangeStart w:id="30"/>
                  </w:sdtContent>
                </w:sdt>
                <w:sdt>
                  <w:sdtPr>
                    <w:tag w:val="goog_rdk_238"/>
                  </w:sdtPr>
                  <w:sdtContent>
                    <w:commentRangeStart w:id="31"/>
                  </w:sdtContent>
                </w:sdt>
                <w:r w:rsidDel="00000000" w:rsidR="00000000" w:rsidRPr="00000000">
                  <w:rPr>
                    <w:color w:val="6aa84f"/>
                    <w:sz w:val="24"/>
                    <w:szCs w:val="24"/>
                    <w:rtl w:val="0"/>
                  </w:rPr>
                  <w:t xml:space="preserve">Develop a user-friendly resource</w:t>
                </w:r>
              </w:ins>
            </w:sdtContent>
          </w:sdt>
          <w:sdt>
            <w:sdtPr>
              <w:tag w:val="goog_rdk_239"/>
            </w:sdtPr>
            <w:sdtContent>
              <w:ins w:author="Melek Chaouch" w:id="87" w:date="2020-11-06T10:53:52Z">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r w:rsidDel="00000000" w:rsidR="00000000" w:rsidRPr="00000000">
                  <w:rPr>
                    <w:color w:val="6aa84f"/>
                    <w:sz w:val="24"/>
                    <w:szCs w:val="24"/>
                    <w:rtl w:val="0"/>
                  </w:rPr>
                  <w:t xml:space="preserve"> specific to African data</w:t>
                </w:r>
              </w:ins>
            </w:sdtContent>
          </w:sdt>
          <w:sdt>
            <w:sdtPr>
              <w:tag w:val="goog_rdk_240"/>
            </w:sdtPr>
            <w:sdtContent>
              <w:ins w:author="Rym Kefi" w:id="86" w:date="2020-11-04T18:31:13Z"/>
              <w:sdt>
                <w:sdtPr>
                  <w:tag w:val="goog_rdk_241"/>
                </w:sdtPr>
                <w:sdtContent>
                  <w:commentRangeStart w:id="32"/>
                </w:sdtContent>
              </w:sdt>
              <w:ins w:author="Rym Kefi" w:id="86" w:date="2020-11-04T18:31:13Z">
                <w:sdt>
                  <w:sdtPr>
                    <w:tag w:val="goog_rdk_242"/>
                  </w:sdtPr>
                  <w:sdtContent>
                    <w:commentRangeStart w:id="33"/>
                  </w:sdtContent>
                </w:sdt>
                <w:sdt>
                  <w:sdtPr>
                    <w:tag w:val="goog_rdk_243"/>
                  </w:sdtPr>
                  <w:sdtContent>
                    <w:commentRangeStart w:id="34"/>
                  </w:sdtContent>
                </w:sdt>
                <w:r w:rsidDel="00000000" w:rsidR="00000000" w:rsidRPr="00000000">
                  <w:rPr>
                    <w:color w:val="6aa84f"/>
                    <w:sz w:val="24"/>
                    <w:szCs w:val="24"/>
                    <w:rtl w:val="0"/>
                  </w:rPr>
                  <w:t xml:space="preserve"> to support precision medicine in Africa</w:t>
                </w:r>
              </w:ins>
            </w:sdtContent>
          </w:sdt>
          <w:sdt>
            <w:sdtPr>
              <w:tag w:val="goog_rdk_244"/>
            </w:sdtPr>
            <w:sdtContent>
              <w:ins w:author="Faisal M. Fadlelmola" w:id="88" w:date="2020-11-05T13:09:08Z">
                <w:r w:rsidDel="00000000" w:rsidR="00000000" w:rsidRPr="00000000">
                  <w:rPr>
                    <w:color w:val="6aa84f"/>
                    <w:sz w:val="24"/>
                    <w:szCs w:val="24"/>
                    <w:rtl w:val="0"/>
                  </w:rPr>
                  <w:t xml:space="preserve">; </w:t>
                </w:r>
              </w:ins>
            </w:sdtContent>
          </w:sdt>
          <w:sdt>
            <w:sdtPr>
              <w:tag w:val="goog_rdk_245"/>
            </w:sdtPr>
            <w:sdtContent>
              <w:ins w:author="Rym Kefi" w:id="86" w:date="2020-11-04T18:31:13Z">
                <w:sdt>
                  <w:sdtPr>
                    <w:tag w:val="goog_rdk_246"/>
                  </w:sdtPr>
                  <w:sdtContent>
                    <w:del w:author="Faisal M. Fadlelmola" w:id="88" w:date="2020-11-05T13:09:08Z">
                      <w:r w:rsidDel="00000000" w:rsidR="00000000" w:rsidRPr="00000000">
                        <w:rPr>
                          <w:color w:val="6aa84f"/>
                          <w:sz w:val="24"/>
                          <w:szCs w:val="24"/>
                          <w:rtl w:val="0"/>
                        </w:rPr>
                        <w:delText xml:space="preserve">.</w:delText>
                      </w:r>
                    </w:del>
                  </w:sdtContent>
                </w:sdt>
                <w:r w:rsidDel="00000000" w:rsidR="00000000" w:rsidRPr="00000000">
                  <w:rPr>
                    <w:color w:val="6aa84f"/>
                    <w:sz w:val="24"/>
                    <w:szCs w:val="24"/>
                    <w:rtl w:val="0"/>
                  </w:rPr>
                  <w:t xml:space="preserve">(3)</w:t>
                </w:r>
              </w:ins>
            </w:sdtContent>
          </w:sdt>
          <w:sdt>
            <w:sdtPr>
              <w:tag w:val="goog_rdk_247"/>
            </w:sdtPr>
            <w:sdtContent>
              <w:ins w:author="Faisal M. Fadlelmola" w:id="89" w:date="2020-11-05T13:09:53Z">
                <w:r w:rsidDel="00000000" w:rsidR="00000000" w:rsidRPr="00000000">
                  <w:rPr>
                    <w:color w:val="6aa84f"/>
                    <w:sz w:val="24"/>
                    <w:szCs w:val="24"/>
                    <w:rtl w:val="0"/>
                  </w:rPr>
                  <w:t xml:space="preserve"> </w:t>
                </w:r>
              </w:ins>
            </w:sdtContent>
          </w:sdt>
          <w:sdt>
            <w:sdtPr>
              <w:tag w:val="goog_rdk_248"/>
            </w:sdtPr>
            <w:sdtContent>
              <w:ins w:author="Rym Kefi" w:id="86" w:date="2020-11-04T18:31:13Z">
                <w:r w:rsidDel="00000000" w:rsidR="00000000" w:rsidRPr="00000000">
                  <w:rPr>
                    <w:color w:val="6aa84f"/>
                    <w:sz w:val="24"/>
                    <w:szCs w:val="24"/>
                    <w:rtl w:val="0"/>
                  </w:rPr>
                  <w:t xml:space="preserve">Increase awareness on the role of genomic solutions in the management of human health and</w:t>
                </w:r>
              </w:ins>
            </w:sdtContent>
          </w:sdt>
          <w:sdt>
            <w:sdtPr>
              <w:tag w:val="goog_rdk_249"/>
            </w:sdtPr>
            <w:sdtContent>
              <w:ins w:author="Faisal M. Fadlelmola" w:id="90" w:date="2020-11-05T13:09:16Z">
                <w:r w:rsidDel="00000000" w:rsidR="00000000" w:rsidRPr="00000000">
                  <w:rPr>
                    <w:color w:val="6aa84f"/>
                    <w:sz w:val="24"/>
                    <w:szCs w:val="24"/>
                    <w:rtl w:val="0"/>
                  </w:rPr>
                  <w:t xml:space="preserve">;</w:t>
                </w:r>
              </w:ins>
            </w:sdtContent>
          </w:sdt>
          <w:sdt>
            <w:sdtPr>
              <w:tag w:val="goog_rdk_250"/>
            </w:sdtPr>
            <w:sdtContent>
              <w:ins w:author="Rym Kefi" w:id="86" w:date="2020-11-04T18:31:13Z">
                <w:r w:rsidDel="00000000" w:rsidR="00000000" w:rsidRPr="00000000">
                  <w:rPr>
                    <w:color w:val="6aa84f"/>
                    <w:sz w:val="24"/>
                    <w:szCs w:val="24"/>
                    <w:rtl w:val="0"/>
                  </w:rPr>
                  <w:t xml:space="preserve"> (</w:t>
                </w:r>
              </w:ins>
            </w:sdtContent>
          </w:sdt>
          <w:sdt>
            <w:sdtPr>
              <w:tag w:val="goog_rdk_251"/>
            </w:sdtPr>
            <w:sdtContent>
              <w:ins w:author="Faisal M. Fadlelmola" w:id="91" w:date="2020-11-05T13:09:20Z">
                <w:r w:rsidDel="00000000" w:rsidR="00000000" w:rsidRPr="00000000">
                  <w:rPr>
                    <w:color w:val="6aa84f"/>
                    <w:sz w:val="24"/>
                    <w:szCs w:val="24"/>
                    <w:rtl w:val="0"/>
                  </w:rPr>
                  <w:t xml:space="preserve">4</w:t>
                </w:r>
              </w:ins>
            </w:sdtContent>
          </w:sdt>
          <w:sdt>
            <w:sdtPr>
              <w:tag w:val="goog_rdk_252"/>
            </w:sdtPr>
            <w:sdtContent>
              <w:ins w:author="Rym Kefi" w:id="86" w:date="2020-11-04T18:31:13Z">
                <w:sdt>
                  <w:sdtPr>
                    <w:tag w:val="goog_rdk_253"/>
                  </w:sdtPr>
                  <w:sdtContent>
                    <w:del w:author="Faisal M. Fadlelmola" w:id="91" w:date="2020-11-05T13:09:20Z">
                      <w:r w:rsidDel="00000000" w:rsidR="00000000" w:rsidRPr="00000000">
                        <w:rPr>
                          <w:color w:val="6aa84f"/>
                          <w:sz w:val="24"/>
                          <w:szCs w:val="24"/>
                          <w:rtl w:val="0"/>
                        </w:rPr>
                        <w:delText xml:space="preserve">3</w:delText>
                      </w:r>
                    </w:del>
                  </w:sdtContent>
                </w:sdt>
                <w:r w:rsidDel="00000000" w:rsidR="00000000" w:rsidRPr="00000000">
                  <w:rPr>
                    <w:color w:val="6aa84f"/>
                    <w:sz w:val="24"/>
                    <w:szCs w:val="24"/>
                    <w:rtl w:val="0"/>
                  </w:rPr>
                  <w:t xml:space="preserve">) Provide the bases for potential inter-population comparative studies within African countries, and with other non-African countries.</w:t>
                </w:r>
              </w:ins>
            </w:sdtContent>
          </w:sdt>
          <w:sdt>
            <w:sdtPr>
              <w:tag w:val="goog_rdk_254"/>
            </w:sdtPr>
            <w:sdtContent>
              <w:r w:rsidDel="00000000" w:rsidR="00000000" w:rsidRPr="00000000">
                <w:rPr>
                  <w:rtl w:val="0"/>
                </w:rPr>
              </w:r>
            </w:sdtContent>
          </w:sdt>
        </w:p>
      </w:sdtContent>
    </w:sdt>
    <w:p w:rsidR="00000000" w:rsidDel="00000000" w:rsidP="00000000" w:rsidRDefault="00000000" w:rsidRPr="00000000" w14:paraId="00000070">
      <w:pPr>
        <w:numPr>
          <w:ilvl w:val="0"/>
          <w:numId w:val="1"/>
        </w:numPr>
        <w:spacing w:line="360" w:lineRule="auto"/>
        <w:ind w:left="720" w:hanging="360"/>
        <w:jc w:val="both"/>
        <w:rPr>
          <w:color w:val="6aa84f"/>
          <w:sz w:val="24"/>
          <w:szCs w:val="24"/>
        </w:rPr>
      </w:pPr>
      <w:sdt>
        <w:sdtPr>
          <w:tag w:val="goog_rdk_257"/>
        </w:sdtPr>
        <w:sdtContent>
          <w:del w:author="Rym Kefi" w:id="93" w:date="2020-11-04T18:31:24Z">
            <w:r w:rsidDel="00000000" w:rsidR="00000000" w:rsidRPr="00000000">
              <w:rPr>
                <w:color w:val="6aa84f"/>
                <w:sz w:val="24"/>
                <w:szCs w:val="24"/>
                <w:rtl w:val="0"/>
              </w:rPr>
              <w:delText xml:space="preserve">Develop a user-friendly resource to support precision medicine in Africa.</w:delText>
            </w:r>
          </w:del>
        </w:sdtContent>
      </w:sdt>
      <w:r w:rsidDel="00000000" w:rsidR="00000000" w:rsidRPr="00000000">
        <w:rPr>
          <w:rtl w:val="0"/>
        </w:rPr>
      </w:r>
    </w:p>
    <w:p w:rsidR="00000000" w:rsidDel="00000000" w:rsidP="00000000" w:rsidRDefault="00000000" w:rsidRPr="00000000" w14:paraId="00000071">
      <w:pPr>
        <w:numPr>
          <w:ilvl w:val="0"/>
          <w:numId w:val="1"/>
        </w:numPr>
        <w:spacing w:line="360" w:lineRule="auto"/>
        <w:ind w:left="720" w:hanging="360"/>
        <w:jc w:val="both"/>
        <w:rPr>
          <w:color w:val="6aa84f"/>
          <w:sz w:val="24"/>
          <w:szCs w:val="24"/>
        </w:rPr>
      </w:pPr>
      <w:sdt>
        <w:sdtPr>
          <w:tag w:val="goog_rdk_259"/>
        </w:sdtPr>
        <w:sdtContent>
          <w:del w:author="Rym Kefi" w:id="94" w:date="2020-11-04T18:31:46Z"/>
          <w:sdt>
            <w:sdtPr>
              <w:tag w:val="goog_rdk_260"/>
            </w:sdtPr>
            <w:sdtContent>
              <w:commentRangeStart w:id="35"/>
            </w:sdtContent>
          </w:sdt>
          <w:del w:author="Rym Kefi" w:id="94" w:date="2020-11-04T18:31:46Z">
            <w:r w:rsidDel="00000000" w:rsidR="00000000" w:rsidRPr="00000000">
              <w:rPr>
                <w:color w:val="6aa84f"/>
                <w:sz w:val="24"/>
                <w:szCs w:val="24"/>
                <w:rtl w:val="0"/>
              </w:rPr>
              <w:delText xml:space="preserve">Increase awareness on the role of genomic solutions in the management of human health</w:delText>
            </w:r>
          </w:del>
        </w:sdtContent>
      </w:sdt>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72">
      <w:pPr>
        <w:numPr>
          <w:ilvl w:val="0"/>
          <w:numId w:val="1"/>
        </w:numPr>
        <w:spacing w:line="360" w:lineRule="auto"/>
        <w:ind w:left="720" w:hanging="360"/>
        <w:jc w:val="both"/>
        <w:rPr>
          <w:color w:val="6aa84f"/>
          <w:sz w:val="24"/>
          <w:szCs w:val="24"/>
        </w:rPr>
      </w:pPr>
      <w:sdt>
        <w:sdtPr>
          <w:tag w:val="goog_rdk_262"/>
        </w:sdtPr>
        <w:sdtContent>
          <w:del w:author="Rym Kefi" w:id="95" w:date="2020-11-04T18:32:07Z">
            <w:r w:rsidDel="00000000" w:rsidR="00000000" w:rsidRPr="00000000">
              <w:rPr>
                <w:color w:val="6aa84f"/>
                <w:sz w:val="24"/>
                <w:szCs w:val="24"/>
                <w:rtl w:val="0"/>
              </w:rPr>
              <w:delText xml:space="preserve">Provide the bases for potential inter-population comparative studies within African countries, and with other non-African countries.</w:delText>
            </w:r>
          </w:del>
        </w:sdtContent>
      </w:sdt>
      <w:commentRangeEnd w:id="32"/>
      <w:r w:rsidDel="00000000" w:rsidR="00000000" w:rsidRPr="00000000">
        <w:commentReference w:id="32"/>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r>
    </w:p>
    <w:sdt>
      <w:sdtPr>
        <w:tag w:val="goog_rdk_263"/>
      </w:sdtPr>
      <w:sdtContent>
        <w:p w:rsidR="00000000" w:rsidDel="00000000" w:rsidP="00000000" w:rsidRDefault="00000000" w:rsidRPr="00000000" w14:paraId="00000073">
          <w:pPr>
            <w:pStyle w:val="Heading1"/>
            <w:rPr/>
          </w:pPr>
          <w:bookmarkStart w:colFirst="0" w:colLast="0" w:name="_heading=h.2yd6hjcx6pp4" w:id="5"/>
          <w:bookmarkEnd w:id="5"/>
          <w:r w:rsidDel="00000000" w:rsidR="00000000" w:rsidRPr="00000000">
            <w:rPr>
              <w:rtl w:val="0"/>
            </w:rPr>
            <w:t xml:space="preserve">Methods </w:t>
          </w:r>
        </w:p>
      </w:sdtContent>
    </w:sdt>
    <w:sdt>
      <w:sdtPr>
        <w:tag w:val="goog_rdk_269"/>
      </w:sdtPr>
      <w:sdtContent>
        <w:p w:rsidR="00000000" w:rsidDel="00000000" w:rsidP="00000000" w:rsidRDefault="00000000" w:rsidRPr="00000000" w14:paraId="00000074">
          <w:pPr>
            <w:pStyle w:val="Heading2"/>
            <w:numPr>
              <w:ilvl w:val="0"/>
              <w:numId w:val="6"/>
            </w:numPr>
            <w:ind w:left="720" w:hanging="360"/>
            <w:jc w:val="both"/>
            <w:rPr>
              <w:u w:val="none"/>
              <w:shd w:fill="auto" w:val="clear"/>
              <w:rPrChange w:author="yosr hamdi" w:id="96" w:date="2020-11-05T14:58:13Z">
                <w:rPr/>
              </w:rPrChange>
            </w:rPr>
            <w:pPrChange w:author="yosr hamdi" w:id="0" w:date="2020-11-05T14:58:13Z">
              <w:pPr>
                <w:pStyle w:val="Heading2"/>
                <w:jc w:val="both"/>
              </w:pPr>
            </w:pPrChange>
          </w:pPr>
          <w:bookmarkStart w:colFirst="0" w:colLast="0" w:name="_heading=h.egv096y6pptp" w:id="6"/>
          <w:bookmarkEnd w:id="6"/>
          <w:sdt>
            <w:sdtPr>
              <w:tag w:val="goog_rdk_264"/>
            </w:sdtPr>
            <w:sdtContent>
              <w:commentRangeStart w:id="36"/>
            </w:sdtContent>
          </w:sdt>
          <w:sdt>
            <w:sdtPr>
              <w:tag w:val="goog_rdk_265"/>
            </w:sdtPr>
            <w:sdtContent>
              <w:commentRangeStart w:id="37"/>
            </w:sdtContent>
          </w:sdt>
          <w:sdt>
            <w:sdtPr>
              <w:tag w:val="goog_rdk_266"/>
            </w:sdtPr>
            <w:sdtContent>
              <w:commentRangeStart w:id="38"/>
            </w:sdtContent>
          </w:sdt>
          <w:sdt>
            <w:sdtPr>
              <w:tag w:val="goog_rdk_267"/>
            </w:sdtPr>
            <w:sdtContent>
              <w:commentRangeStart w:id="39"/>
            </w:sdtContent>
          </w:sdt>
          <w:r w:rsidDel="00000000" w:rsidR="00000000" w:rsidRPr="00000000">
            <w:rPr>
              <w:rtl w:val="0"/>
            </w:rPr>
            <w:t xml:space="preserve">Strategy &amp; steps followed to develop the portal</w:t>
          </w:r>
          <w:commentRangeEnd w:id="36"/>
          <w:r w:rsidDel="00000000" w:rsidR="00000000" w:rsidRPr="00000000">
            <w:commentReference w:id="36"/>
          </w:r>
          <w:commentRangeEnd w:id="37"/>
          <w:r w:rsidDel="00000000" w:rsidR="00000000" w:rsidRPr="00000000">
            <w:commentReference w:id="37"/>
          </w:r>
          <w:commentRangeEnd w:id="38"/>
          <w:r w:rsidDel="00000000" w:rsidR="00000000" w:rsidRPr="00000000">
            <w:commentReference w:id="38"/>
          </w:r>
          <w:commentRangeEnd w:id="39"/>
          <w:r w:rsidDel="00000000" w:rsidR="00000000" w:rsidRPr="00000000">
            <w:commentReference w:id="39"/>
          </w:r>
          <w:sdt>
            <w:sdtPr>
              <w:tag w:val="goog_rdk_268"/>
            </w:sdtPr>
            <w:sdtContent>
              <w:r w:rsidDel="00000000" w:rsidR="00000000" w:rsidRPr="00000000">
                <w:rPr>
                  <w:rtl w:val="0"/>
                </w:rPr>
              </w:r>
            </w:sdtContent>
          </w:sdt>
        </w:p>
      </w:sdtContent>
    </w:sdt>
    <w:p w:rsidR="00000000" w:rsidDel="00000000" w:rsidP="00000000" w:rsidRDefault="00000000" w:rsidRPr="00000000" w14:paraId="00000075">
      <w:pPr>
        <w:jc w:val="both"/>
        <w:rPr>
          <w:color w:val="6aa84f"/>
        </w:rPr>
      </w:pPr>
      <w:sdt>
        <w:sdtPr>
          <w:tag w:val="goog_rdk_270"/>
        </w:sdtPr>
        <w:sdtContent>
          <w:commentRangeStart w:id="40"/>
        </w:sdtContent>
      </w:sdt>
      <w:sdt>
        <w:sdtPr>
          <w:tag w:val="goog_rdk_271"/>
        </w:sdtPr>
        <w:sdtContent>
          <w:commentRangeStart w:id="41"/>
        </w:sdtContent>
      </w:sdt>
      <w:sdt>
        <w:sdtPr>
          <w:tag w:val="goog_rdk_272"/>
        </w:sdtPr>
        <w:sdtContent>
          <w:commentRangeStart w:id="42"/>
        </w:sdtContent>
      </w:sdt>
      <w:sdt>
        <w:sdtPr>
          <w:tag w:val="goog_rdk_273"/>
        </w:sdtPr>
        <w:sdtContent>
          <w:commentRangeStart w:id="43"/>
        </w:sdtContent>
      </w:sdt>
      <w:sdt>
        <w:sdtPr>
          <w:tag w:val="goog_rdk_274"/>
        </w:sdtPr>
        <w:sdtContent>
          <w:commentRangeStart w:id="44"/>
        </w:sdtContent>
      </w:sdt>
      <w:r w:rsidDel="00000000" w:rsidR="00000000" w:rsidRPr="00000000">
        <w:rPr>
          <w:b w:val="1"/>
          <w:color w:val="6aa84f"/>
          <w:rtl w:val="0"/>
        </w:rPr>
        <w:t xml:space="preserve">Suggestions of content to be included</w:t>
      </w:r>
      <w:r w:rsidDel="00000000" w:rsidR="00000000" w:rsidRPr="00000000">
        <w:rPr>
          <w:rtl w:val="0"/>
        </w:rPr>
      </w:r>
    </w:p>
    <w:p w:rsidR="00000000" w:rsidDel="00000000" w:rsidP="00000000" w:rsidRDefault="00000000" w:rsidRPr="00000000" w14:paraId="00000076">
      <w:pPr>
        <w:numPr>
          <w:ilvl w:val="1"/>
          <w:numId w:val="3"/>
        </w:numPr>
        <w:ind w:left="1440" w:hanging="360"/>
        <w:rPr>
          <w:color w:val="6aa84f"/>
        </w:rPr>
      </w:pPr>
      <w:r w:rsidDel="00000000" w:rsidR="00000000" w:rsidRPr="00000000">
        <w:rPr>
          <w:color w:val="6aa84f"/>
          <w:rtl w:val="0"/>
        </w:rPr>
        <w:t xml:space="preserve">Pre-hackathon activities </w:t>
      </w:r>
    </w:p>
    <w:p w:rsidR="00000000" w:rsidDel="00000000" w:rsidP="00000000" w:rsidRDefault="00000000" w:rsidRPr="00000000" w14:paraId="00000077">
      <w:pPr>
        <w:numPr>
          <w:ilvl w:val="2"/>
          <w:numId w:val="3"/>
        </w:numPr>
        <w:ind w:left="2160" w:hanging="360"/>
        <w:rPr>
          <w:color w:val="6aa84f"/>
        </w:rPr>
      </w:pPr>
      <w:r w:rsidDel="00000000" w:rsidR="00000000" w:rsidRPr="00000000">
        <w:rPr>
          <w:color w:val="6aa84f"/>
          <w:rtl w:val="0"/>
        </w:rPr>
        <w:t xml:space="preserve">(discussed scenarios, users, …)</w:t>
      </w:r>
    </w:p>
    <w:p w:rsidR="00000000" w:rsidDel="00000000" w:rsidP="00000000" w:rsidRDefault="00000000" w:rsidRPr="00000000" w14:paraId="00000078">
      <w:pPr>
        <w:numPr>
          <w:ilvl w:val="2"/>
          <w:numId w:val="3"/>
        </w:numPr>
        <w:ind w:left="2160" w:hanging="360"/>
        <w:rPr>
          <w:color w:val="6aa84f"/>
        </w:rPr>
      </w:pPr>
      <w:r w:rsidDel="00000000" w:rsidR="00000000" w:rsidRPr="00000000">
        <w:rPr>
          <w:color w:val="6aa84f"/>
          <w:rtl w:val="0"/>
        </w:rPr>
        <w:t xml:space="preserve">meetings before hackathon</w:t>
      </w:r>
    </w:p>
    <w:p w:rsidR="00000000" w:rsidDel="00000000" w:rsidP="00000000" w:rsidRDefault="00000000" w:rsidRPr="00000000" w14:paraId="00000079">
      <w:pPr>
        <w:numPr>
          <w:ilvl w:val="2"/>
          <w:numId w:val="3"/>
        </w:numPr>
        <w:ind w:left="2160" w:hanging="360"/>
        <w:rPr>
          <w:color w:val="6aa84f"/>
        </w:rPr>
      </w:pPr>
      <w:r w:rsidDel="00000000" w:rsidR="00000000" w:rsidRPr="00000000">
        <w:rPr>
          <w:color w:val="6aa84f"/>
          <w:rtl w:val="0"/>
        </w:rPr>
        <w:t xml:space="preserve">Idea of constitution of the groups (Content team, technical team)</w:t>
      </w:r>
    </w:p>
    <w:p w:rsidR="00000000" w:rsidDel="00000000" w:rsidP="00000000" w:rsidRDefault="00000000" w:rsidRPr="00000000" w14:paraId="0000007A">
      <w:pPr>
        <w:numPr>
          <w:ilvl w:val="2"/>
          <w:numId w:val="3"/>
        </w:numPr>
        <w:ind w:left="2160" w:hanging="360"/>
        <w:rPr>
          <w:color w:val="6aa84f"/>
        </w:rPr>
      </w:pPr>
      <w:r w:rsidDel="00000000" w:rsidR="00000000" w:rsidRPr="00000000">
        <w:rPr>
          <w:color w:val="6aa84f"/>
          <w:rtl w:val="0"/>
        </w:rPr>
        <w:t xml:space="preserve">Agenda to succeed the Hackathon </w:t>
      </w:r>
    </w:p>
    <w:p w:rsidR="00000000" w:rsidDel="00000000" w:rsidP="00000000" w:rsidRDefault="00000000" w:rsidRPr="00000000" w14:paraId="0000007B">
      <w:pPr>
        <w:numPr>
          <w:ilvl w:val="1"/>
          <w:numId w:val="3"/>
        </w:numPr>
        <w:ind w:left="1440" w:hanging="360"/>
        <w:rPr>
          <w:color w:val="6aa84f"/>
        </w:rPr>
      </w:pPr>
      <w:r w:rsidDel="00000000" w:rsidR="00000000" w:rsidRPr="00000000">
        <w:rPr>
          <w:color w:val="6aa84f"/>
          <w:rtl w:val="0"/>
        </w:rPr>
        <w:t xml:space="preserve">Summary of Work during Tunis hackathon (work and discussion during the hackathon, meetings) </w:t>
      </w:r>
    </w:p>
    <w:p w:rsidR="00000000" w:rsidDel="00000000" w:rsidP="00000000" w:rsidRDefault="00000000" w:rsidRPr="00000000" w14:paraId="0000007C">
      <w:pPr>
        <w:numPr>
          <w:ilvl w:val="1"/>
          <w:numId w:val="3"/>
        </w:numPr>
        <w:ind w:left="1440" w:hanging="360"/>
        <w:rPr>
          <w:color w:val="6aa84f"/>
        </w:rPr>
      </w:pPr>
      <w:r w:rsidDel="00000000" w:rsidR="00000000" w:rsidRPr="00000000">
        <w:rPr>
          <w:color w:val="6aa84f"/>
          <w:rtl w:val="0"/>
        </w:rPr>
        <w:t xml:space="preserve">Summary of Work during Cape Town hackathon </w:t>
      </w:r>
    </w:p>
    <w:p w:rsidR="00000000" w:rsidDel="00000000" w:rsidP="00000000" w:rsidRDefault="00000000" w:rsidRPr="00000000" w14:paraId="0000007D">
      <w:pPr>
        <w:numPr>
          <w:ilvl w:val="1"/>
          <w:numId w:val="3"/>
        </w:numPr>
        <w:ind w:left="1440" w:hanging="360"/>
        <w:rPr>
          <w:color w:val="6aa84f"/>
        </w:rPr>
      </w:pPr>
      <w:r w:rsidDel="00000000" w:rsidR="00000000" w:rsidRPr="00000000">
        <w:rPr>
          <w:color w:val="6aa84f"/>
          <w:rtl w:val="0"/>
        </w:rPr>
        <w:t xml:space="preserve">Post hackathons Keep working</w:t>
      </w:r>
    </w:p>
    <w:p w:rsidR="00000000" w:rsidDel="00000000" w:rsidP="00000000" w:rsidRDefault="00000000" w:rsidRPr="00000000" w14:paraId="0000007E">
      <w:pPr>
        <w:numPr>
          <w:ilvl w:val="1"/>
          <w:numId w:val="3"/>
        </w:numPr>
        <w:ind w:left="1440" w:hanging="360"/>
        <w:rPr>
          <w:color w:val="6aa84f"/>
        </w:rPr>
      </w:pPr>
      <w:r w:rsidDel="00000000" w:rsidR="00000000" w:rsidRPr="00000000">
        <w:rPr>
          <w:b w:val="1"/>
          <w:color w:val="6aa84f"/>
          <w:rtl w:val="0"/>
        </w:rPr>
        <w:t xml:space="preserve">Content team</w:t>
      </w:r>
      <w:r w:rsidDel="00000000" w:rsidR="00000000" w:rsidRPr="00000000">
        <w:rPr>
          <w:rtl w:val="0"/>
        </w:rPr>
      </w:r>
    </w:p>
    <w:p w:rsidR="00000000" w:rsidDel="00000000" w:rsidP="00000000" w:rsidRDefault="00000000" w:rsidRPr="00000000" w14:paraId="0000007F">
      <w:pPr>
        <w:numPr>
          <w:ilvl w:val="1"/>
          <w:numId w:val="3"/>
        </w:numPr>
        <w:ind w:left="1440" w:hanging="360"/>
        <w:rPr>
          <w:color w:val="6aa84f"/>
        </w:rPr>
      </w:pPr>
      <w:r w:rsidDel="00000000" w:rsidR="00000000" w:rsidRPr="00000000">
        <w:rPr>
          <w:color w:val="6aa84f"/>
          <w:rtl w:val="0"/>
        </w:rPr>
        <w:t xml:space="preserve">Data extraction</w:t>
      </w:r>
    </w:p>
    <w:p w:rsidR="00000000" w:rsidDel="00000000" w:rsidP="00000000" w:rsidRDefault="00000000" w:rsidRPr="00000000" w14:paraId="00000080">
      <w:pPr>
        <w:numPr>
          <w:ilvl w:val="1"/>
          <w:numId w:val="3"/>
        </w:numPr>
        <w:ind w:left="1440" w:hanging="360"/>
        <w:rPr>
          <w:color w:val="6aa84f"/>
        </w:rPr>
      </w:pPr>
      <w:r w:rsidDel="00000000" w:rsidR="00000000" w:rsidRPr="00000000">
        <w:rPr>
          <w:color w:val="6aa84f"/>
          <w:rtl w:val="0"/>
        </w:rPr>
        <w:t xml:space="preserve">Data curation</w:t>
      </w:r>
    </w:p>
    <w:p w:rsidR="00000000" w:rsidDel="00000000" w:rsidP="00000000" w:rsidRDefault="00000000" w:rsidRPr="00000000" w14:paraId="00000081">
      <w:pPr>
        <w:numPr>
          <w:ilvl w:val="1"/>
          <w:numId w:val="3"/>
        </w:numPr>
        <w:ind w:left="1440" w:hanging="360"/>
        <w:rPr>
          <w:color w:val="6aa84f"/>
        </w:rPr>
      </w:pPr>
      <w:r w:rsidDel="00000000" w:rsidR="00000000" w:rsidRPr="00000000">
        <w:rPr>
          <w:b w:val="1"/>
          <w:color w:val="6aa84f"/>
          <w:rtl w:val="0"/>
        </w:rPr>
        <w:t xml:space="preserve">Technical  team</w:t>
      </w:r>
      <w:commentRangeEnd w:id="40"/>
      <w:r w:rsidDel="00000000" w:rsidR="00000000" w:rsidRPr="00000000">
        <w:commentReference w:id="40"/>
      </w:r>
      <w:commentRangeEnd w:id="41"/>
      <w:r w:rsidDel="00000000" w:rsidR="00000000" w:rsidRPr="00000000">
        <w:commentReference w:id="41"/>
      </w:r>
      <w:commentRangeEnd w:id="42"/>
      <w:r w:rsidDel="00000000" w:rsidR="00000000" w:rsidRPr="00000000">
        <w:commentReference w:id="42"/>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spacing w:line="360" w:lineRule="auto"/>
        <w:jc w:val="both"/>
        <w:rPr>
          <w:color w:val="6aa84f"/>
          <w:sz w:val="24"/>
          <w:szCs w:val="24"/>
        </w:rPr>
      </w:pPr>
      <w:sdt>
        <w:sdtPr>
          <w:tag w:val="goog_rdk_275"/>
        </w:sdtPr>
        <w:sdtContent>
          <w:commentRangeStart w:id="45"/>
        </w:sdtContent>
      </w:sdt>
      <w:r w:rsidDel="00000000" w:rsidR="00000000" w:rsidRPr="00000000">
        <w:rPr>
          <w:color w:val="6aa84f"/>
          <w:sz w:val="24"/>
          <w:szCs w:val="24"/>
          <w:rtl w:val="0"/>
        </w:rPr>
        <w:t xml:space="preserve">The </w:t>
      </w:r>
      <w:sdt>
        <w:sdtPr>
          <w:tag w:val="goog_rdk_276"/>
        </w:sdtPr>
        <w:sdtContent>
          <w:commentRangeStart w:id="46"/>
        </w:sdtContent>
      </w:sdt>
      <w:r w:rsidDel="00000000" w:rsidR="00000000" w:rsidRPr="00000000">
        <w:rPr>
          <w:color w:val="6aa84f"/>
          <w:sz w:val="24"/>
          <w:szCs w:val="24"/>
          <w:rtl w:val="0"/>
        </w:rPr>
        <w:t xml:space="preserve">H3ABioNet Management Committee (MC</w:t>
      </w:r>
      <w:sdt>
        <w:sdtPr>
          <w:tag w:val="goog_rdk_277"/>
        </w:sdtPr>
        <w:sdtContent>
          <w:ins w:author="Faisal M. Fadlelmola" w:id="97" w:date="2020-11-05T13:38:34Z">
            <w:r w:rsidDel="00000000" w:rsidR="00000000" w:rsidRPr="00000000">
              <w:rPr>
                <w:color w:val="6aa84f"/>
                <w:sz w:val="24"/>
                <w:szCs w:val="24"/>
                <w:rtl w:val="0"/>
              </w:rPr>
              <w:t xml:space="preserve"> </w:t>
            </w:r>
          </w:ins>
        </w:sdtContent>
      </w:sdt>
      <w:r w:rsidDel="00000000" w:rsidR="00000000" w:rsidRPr="00000000">
        <w:rPr>
          <w:color w:val="6aa84f"/>
          <w:sz w:val="24"/>
          <w:szCs w:val="24"/>
          <w:rtl w:val="0"/>
        </w:rPr>
        <w:t xml:space="preserve">in agreement with  consultation  with the Database and resources (DR) </w:t>
      </w:r>
      <w:sdt>
        <w:sdtPr>
          <w:tag w:val="goog_rdk_278"/>
        </w:sdtPr>
        <w:sdtContent>
          <w:del w:author="Faisal M. Fadlelmola" w:id="98" w:date="2020-11-05T13:38:45Z">
            <w:r w:rsidDel="00000000" w:rsidR="00000000" w:rsidRPr="00000000">
              <w:rPr>
                <w:color w:val="6aa84f"/>
                <w:sz w:val="24"/>
                <w:szCs w:val="24"/>
                <w:rtl w:val="0"/>
              </w:rPr>
              <w:delText xml:space="preserve">project </w:delText>
            </w:r>
          </w:del>
        </w:sdtContent>
      </w:sdt>
      <w:r w:rsidDel="00000000" w:rsidR="00000000" w:rsidRPr="00000000">
        <w:rPr>
          <w:color w:val="6aa84f"/>
          <w:sz w:val="24"/>
          <w:szCs w:val="24"/>
          <w:rtl w:val="0"/>
        </w:rPr>
        <w:t xml:space="preserve"> work package </w:t>
      </w:r>
      <w:sdt>
        <w:sdtPr>
          <w:tag w:val="goog_rdk_279"/>
        </w:sdtPr>
        <w:sdtContent>
          <w:ins w:author="Faisal M. Fadlelmola" w:id="99" w:date="2020-11-05T13:38:51Z">
            <w:r w:rsidDel="00000000" w:rsidR="00000000" w:rsidRPr="00000000">
              <w:rPr>
                <w:color w:val="6aa84f"/>
                <w:sz w:val="24"/>
                <w:szCs w:val="24"/>
                <w:rtl w:val="0"/>
              </w:rPr>
              <w:t xml:space="preserve">chairs</w:t>
            </w:r>
          </w:ins>
        </w:sdtContent>
      </w:sdt>
      <w:sdt>
        <w:sdtPr>
          <w:tag w:val="goog_rdk_280"/>
        </w:sdtPr>
        <w:sdtContent>
          <w:ins w:author="yosr hamdi" w:id="100" w:date="2020-11-05T14:43:03Z">
            <w:r w:rsidDel="00000000" w:rsidR="00000000" w:rsidRPr="00000000">
              <w:rPr>
                <w:color w:val="6aa84f"/>
                <w:sz w:val="24"/>
                <w:szCs w:val="24"/>
                <w:rtl w:val="0"/>
              </w:rPr>
              <w:t xml:space="preserve"> </w:t>
            </w:r>
          </w:ins>
        </w:sdtContent>
      </w:sdt>
      <w:sdt>
        <w:sdtPr>
          <w:tag w:val="goog_rdk_281"/>
        </w:sdtPr>
        <w:sdtContent>
          <w:del w:author="yosr hamdi" w:id="100" w:date="2020-11-05T14:43:03Z">
            <w:r w:rsidDel="00000000" w:rsidR="00000000" w:rsidRPr="00000000">
              <w:rPr>
                <w:color w:val="6aa84f"/>
                <w:sz w:val="24"/>
                <w:szCs w:val="24"/>
                <w:rtl w:val="0"/>
              </w:rPr>
              <w:delText xml:space="preserve">leaders </w:delText>
            </w:r>
          </w:del>
        </w:sdtContent>
      </w:sdt>
      <w:r w:rsidDel="00000000" w:rsidR="00000000" w:rsidRPr="00000000">
        <w:rPr>
          <w:color w:val="6aa84f"/>
          <w:sz w:val="24"/>
          <w:szCs w:val="24"/>
          <w:rtl w:val="0"/>
        </w:rPr>
        <w:t xml:space="preserve">selected active members across the </w:t>
      </w:r>
      <w:sdt>
        <w:sdtPr>
          <w:tag w:val="goog_rdk_282"/>
        </w:sdtPr>
        <w:sdtContent>
          <w:ins w:author="Melek Chaouch" w:id="101" w:date="2020-11-06T10:54:51Z">
            <w:r w:rsidDel="00000000" w:rsidR="00000000" w:rsidRPr="00000000">
              <w:rPr>
                <w:color w:val="6aa84f"/>
                <w:sz w:val="24"/>
                <w:szCs w:val="24"/>
                <w:rtl w:val="0"/>
              </w:rPr>
              <w:t xml:space="preserve">H3ABionet </w:t>
            </w:r>
          </w:ins>
        </w:sdtContent>
      </w:sdt>
      <w:r w:rsidDel="00000000" w:rsidR="00000000" w:rsidRPr="00000000">
        <w:rPr>
          <w:color w:val="6aa84f"/>
          <w:sz w:val="24"/>
          <w:szCs w:val="24"/>
          <w:rtl w:val="0"/>
        </w:rPr>
        <w:t xml:space="preserve">precision medicine project </w:t>
      </w:r>
      <w:sdt>
        <w:sdtPr>
          <w:tag w:val="goog_rdk_283"/>
        </w:sdtPr>
        <w:sdtContent>
          <w:del w:author="Melek Chaouch" w:id="102" w:date="2020-11-06T10:55:05Z">
            <w:r w:rsidDel="00000000" w:rsidR="00000000" w:rsidRPr="00000000">
              <w:rPr>
                <w:color w:val="6aa84f"/>
                <w:sz w:val="24"/>
                <w:szCs w:val="24"/>
                <w:rtl w:val="0"/>
              </w:rPr>
              <w:delText xml:space="preserve">members H3ABionet Network nodes </w:delText>
            </w:r>
          </w:del>
        </w:sdtContent>
      </w:sdt>
      <w:r w:rsidDel="00000000" w:rsidR="00000000" w:rsidRPr="00000000">
        <w:rPr>
          <w:color w:val="6aa84f"/>
          <w:sz w:val="24"/>
          <w:szCs w:val="24"/>
          <w:rtl w:val="0"/>
        </w:rPr>
        <w:t xml:space="preserve">to participate </w:t>
      </w:r>
      <w:sdt>
        <w:sdtPr>
          <w:tag w:val="goog_rdk_284"/>
        </w:sdtPr>
        <w:sdtContent>
          <w:ins w:author="Ghedira Kais" w:id="103" w:date="2020-12-15T13:40:42Z">
            <w:r w:rsidDel="00000000" w:rsidR="00000000" w:rsidRPr="00000000">
              <w:rPr>
                <w:color w:val="6aa84f"/>
                <w:sz w:val="24"/>
                <w:szCs w:val="24"/>
                <w:rtl w:val="0"/>
              </w:rPr>
              <w:t xml:space="preserve">to a</w:t>
            </w:r>
          </w:ins>
        </w:sdtContent>
      </w:sdt>
      <w:sdt>
        <w:sdtPr>
          <w:tag w:val="goog_rdk_285"/>
        </w:sdtPr>
        <w:sdtContent>
          <w:del w:author="Ghedira Kais" w:id="103" w:date="2020-12-15T13:40:42Z">
            <w:r w:rsidDel="00000000" w:rsidR="00000000" w:rsidRPr="00000000">
              <w:rPr>
                <w:color w:val="6aa84f"/>
                <w:sz w:val="24"/>
                <w:szCs w:val="24"/>
                <w:rtl w:val="0"/>
              </w:rPr>
              <w:delText xml:space="preserve">in a face-to-face</w:delText>
            </w:r>
          </w:del>
        </w:sdtContent>
      </w:sdt>
      <w:r w:rsidDel="00000000" w:rsidR="00000000" w:rsidRPr="00000000">
        <w:rPr>
          <w:color w:val="6aa84f"/>
          <w:sz w:val="24"/>
          <w:szCs w:val="24"/>
          <w:rtl w:val="0"/>
        </w:rPr>
        <w:t xml:space="preserve"> </w:t>
      </w:r>
      <w:sdt>
        <w:sdtPr>
          <w:tag w:val="goog_rdk_286"/>
        </w:sdtPr>
        <w:sdtContent>
          <w:del w:author="Melek Chaouch" w:id="104" w:date="2020-11-06T10:55:19Z">
            <w:r w:rsidDel="00000000" w:rsidR="00000000" w:rsidRPr="00000000">
              <w:rPr>
                <w:color w:val="6aa84f"/>
                <w:sz w:val="24"/>
                <w:szCs w:val="24"/>
                <w:rtl w:val="0"/>
              </w:rPr>
              <w:delText xml:space="preserve">event </w:delText>
            </w:r>
          </w:del>
        </w:sdtContent>
      </w:sdt>
      <w:r w:rsidDel="00000000" w:rsidR="00000000" w:rsidRPr="00000000">
        <w:rPr>
          <w:color w:val="6aa84f"/>
          <w:sz w:val="24"/>
          <w:szCs w:val="24"/>
          <w:rtl w:val="0"/>
        </w:rPr>
        <w:t xml:space="preserve">«Hackathon»  in</w:t>
      </w:r>
      <w:sdt>
        <w:sdtPr>
          <w:tag w:val="goog_rdk_287"/>
        </w:sdtPr>
        <w:sdtContent>
          <w:ins w:author="Faisal M. Fadlelmola" w:id="105" w:date="2020-11-05T13:07:40Z">
            <w:r w:rsidDel="00000000" w:rsidR="00000000" w:rsidRPr="00000000">
              <w:rPr>
                <w:color w:val="6aa84f"/>
                <w:sz w:val="24"/>
                <w:szCs w:val="24"/>
                <w:rtl w:val="0"/>
              </w:rPr>
              <w:t xml:space="preserve"> </w:t>
            </w:r>
          </w:ins>
        </w:sdtContent>
      </w:sdt>
      <w:r w:rsidDel="00000000" w:rsidR="00000000" w:rsidRPr="00000000">
        <w:rPr>
          <w:color w:val="6aa84f"/>
          <w:sz w:val="24"/>
          <w:szCs w:val="24"/>
          <w:rtl w:val="0"/>
        </w:rPr>
        <w:t xml:space="preserve">order to initiate and catalyze the development of the African Genomic Medicine portal. A total of 8 participants (content team) and 2 participants (technical team)</w:t>
      </w:r>
      <w:sdt>
        <w:sdtPr>
          <w:tag w:val="goog_rdk_288"/>
        </w:sdtPr>
        <w:sdtContent>
          <w:del w:author="Ghedira Kais" w:id="106" w:date="2020-12-15T13:40:53Z">
            <w:r w:rsidDel="00000000" w:rsidR="00000000" w:rsidRPr="00000000">
              <w:rPr>
                <w:color w:val="6aa84f"/>
                <w:sz w:val="24"/>
                <w:szCs w:val="24"/>
                <w:rtl w:val="0"/>
              </w:rPr>
              <w:delText xml:space="preserve"> </w:delText>
            </w:r>
          </w:del>
        </w:sdtContent>
      </w:sdt>
      <w:r w:rsidDel="00000000" w:rsidR="00000000" w:rsidRPr="00000000">
        <w:rPr>
          <w:color w:val="6aa84f"/>
          <w:sz w:val="24"/>
          <w:szCs w:val="24"/>
          <w:rtl w:val="0"/>
        </w:rPr>
        <w:t xml:space="preserve"> from the Precision Medicine working group, representing 7 African countries met face to face in Tunisia  for this Hackathon a week's work, from 12</w:t>
      </w:r>
      <w:sdt>
        <w:sdtPr>
          <w:tag w:val="goog_rdk_289"/>
        </w:sdtPr>
        <w:sdtContent>
          <w:ins w:author="Ghedira Kais" w:id="107" w:date="2020-12-15T13:41:21Z">
            <w:r w:rsidDel="00000000" w:rsidR="00000000" w:rsidRPr="00000000">
              <w:rPr>
                <w:color w:val="6aa84f"/>
                <w:sz w:val="24"/>
                <w:szCs w:val="24"/>
                <w:rtl w:val="0"/>
              </w:rPr>
              <w:t xml:space="preserve"> to </w:t>
            </w:r>
          </w:ins>
        </w:sdtContent>
      </w:sdt>
      <w:sdt>
        <w:sdtPr>
          <w:tag w:val="goog_rdk_290"/>
        </w:sdtPr>
        <w:sdtContent>
          <w:ins w:author="Melek Chaouch" w:id="108" w:date="2020-11-06T11:02:53Z">
            <w:r w:rsidDel="00000000" w:rsidR="00000000" w:rsidRPr="00000000">
              <w:rPr>
                <w:color w:val="6aa84f"/>
                <w:sz w:val="24"/>
                <w:szCs w:val="24"/>
                <w:rtl w:val="0"/>
              </w:rPr>
              <w:t xml:space="preserve">-</w:t>
            </w:r>
          </w:ins>
        </w:sdtContent>
      </w:sdt>
      <w:sdt>
        <w:sdtPr>
          <w:tag w:val="goog_rdk_291"/>
        </w:sdtPr>
        <w:sdtContent>
          <w:del w:author="Melek Chaouch" w:id="108" w:date="2020-11-06T11:02:53Z">
            <w:r w:rsidDel="00000000" w:rsidR="00000000" w:rsidRPr="00000000">
              <w:rPr>
                <w:color w:val="6aa84f"/>
                <w:sz w:val="24"/>
                <w:szCs w:val="24"/>
                <w:rtl w:val="0"/>
              </w:rPr>
              <w:delText xml:space="preserve">th April to </w:delText>
            </w:r>
          </w:del>
        </w:sdtContent>
      </w:sdt>
      <w:r w:rsidDel="00000000" w:rsidR="00000000" w:rsidRPr="00000000">
        <w:rPr>
          <w:color w:val="6aa84f"/>
          <w:sz w:val="24"/>
          <w:szCs w:val="24"/>
          <w:rtl w:val="0"/>
        </w:rPr>
        <w:t xml:space="preserve">18</w:t>
      </w:r>
      <w:sdt>
        <w:sdtPr>
          <w:tag w:val="goog_rdk_292"/>
        </w:sdtPr>
        <w:sdtContent>
          <w:del w:author="Melek Chaouch" w:id="109" w:date="2020-11-06T11:02:57Z">
            <w:r w:rsidDel="00000000" w:rsidR="00000000" w:rsidRPr="00000000">
              <w:rPr>
                <w:color w:val="6aa84f"/>
                <w:sz w:val="24"/>
                <w:szCs w:val="24"/>
                <w:rtl w:val="0"/>
              </w:rPr>
              <w:delText xml:space="preserve">th</w:delText>
            </w:r>
          </w:del>
        </w:sdtContent>
      </w:sdt>
      <w:r w:rsidDel="00000000" w:rsidR="00000000" w:rsidRPr="00000000">
        <w:rPr>
          <w:color w:val="6aa84f"/>
          <w:sz w:val="24"/>
          <w:szCs w:val="24"/>
          <w:rtl w:val="0"/>
        </w:rPr>
        <w:t xml:space="preserve"> April 2019 at </w:t>
      </w:r>
      <w:sdt>
        <w:sdtPr>
          <w:tag w:val="goog_rdk_293"/>
        </w:sdtPr>
        <w:sdtContent>
          <w:ins w:author="Melek Chaouch" w:id="110" w:date="2020-11-06T10:55:45Z">
            <w:r w:rsidDel="00000000" w:rsidR="00000000" w:rsidRPr="00000000">
              <w:rPr>
                <w:color w:val="6aa84f"/>
                <w:sz w:val="24"/>
                <w:szCs w:val="24"/>
                <w:rtl w:val="0"/>
              </w:rPr>
              <w:t xml:space="preserve">Institut</w:t>
            </w:r>
          </w:ins>
        </w:sdtContent>
      </w:sdt>
      <w:sdt>
        <w:sdtPr>
          <w:tag w:val="goog_rdk_294"/>
        </w:sdtPr>
        <w:sdtContent>
          <w:del w:author="Melek Chaouch" w:id="110" w:date="2020-11-06T10:55:45Z">
            <w:r w:rsidDel="00000000" w:rsidR="00000000" w:rsidRPr="00000000">
              <w:rPr>
                <w:color w:val="6aa84f"/>
                <w:sz w:val="24"/>
                <w:szCs w:val="24"/>
                <w:rtl w:val="0"/>
              </w:rPr>
              <w:delText xml:space="preserve">Institute</w:delText>
            </w:r>
          </w:del>
        </w:sdtContent>
      </w:sdt>
      <w:r w:rsidDel="00000000" w:rsidR="00000000" w:rsidRPr="00000000">
        <w:rPr>
          <w:color w:val="6aa84f"/>
          <w:sz w:val="24"/>
          <w:szCs w:val="24"/>
          <w:rtl w:val="0"/>
        </w:rPr>
        <w:t xml:space="preserve"> Pasteur </w:t>
      </w:r>
      <w:sdt>
        <w:sdtPr>
          <w:tag w:val="goog_rdk_295"/>
        </w:sdtPr>
        <w:sdtContent>
          <w:ins w:author="Melek Chaouch" w:id="111" w:date="2020-11-06T10:55:42Z">
            <w:r w:rsidDel="00000000" w:rsidR="00000000" w:rsidRPr="00000000">
              <w:rPr>
                <w:color w:val="6aa84f"/>
                <w:sz w:val="24"/>
                <w:szCs w:val="24"/>
                <w:rtl w:val="0"/>
              </w:rPr>
              <w:t xml:space="preserve">de</w:t>
            </w:r>
          </w:ins>
        </w:sdtContent>
      </w:sdt>
      <w:sdt>
        <w:sdtPr>
          <w:tag w:val="goog_rdk_296"/>
        </w:sdtPr>
        <w:sdtContent>
          <w:del w:author="Melek Chaouch" w:id="111" w:date="2020-11-06T10:55:42Z">
            <w:r w:rsidDel="00000000" w:rsidR="00000000" w:rsidRPr="00000000">
              <w:rPr>
                <w:color w:val="6aa84f"/>
                <w:sz w:val="24"/>
                <w:szCs w:val="24"/>
                <w:rtl w:val="0"/>
              </w:rPr>
              <w:delText xml:space="preserve">of</w:delText>
            </w:r>
          </w:del>
        </w:sdtContent>
      </w:sdt>
      <w:r w:rsidDel="00000000" w:rsidR="00000000" w:rsidRPr="00000000">
        <w:rPr>
          <w:color w:val="6aa84f"/>
          <w:sz w:val="24"/>
          <w:szCs w:val="24"/>
          <w:rtl w:val="0"/>
        </w:rPr>
        <w:t xml:space="preserve"> Tunis</w:t>
      </w:r>
      <w:r w:rsidDel="00000000" w:rsidR="00000000" w:rsidRPr="00000000">
        <w:rPr>
          <w:color w:val="6aa84f"/>
          <w:sz w:val="17"/>
          <w:szCs w:val="17"/>
          <w:rtl w:val="0"/>
        </w:rPr>
        <w:t xml:space="preserve">, </w:t>
      </w:r>
      <w:r w:rsidDel="00000000" w:rsidR="00000000" w:rsidRPr="00000000">
        <w:rPr>
          <w:color w:val="6aa84f"/>
          <w:sz w:val="24"/>
          <w:szCs w:val="24"/>
          <w:rtl w:val="0"/>
        </w:rPr>
        <w:t xml:space="preserve">and discussed launching the portal implementation</w:t>
      </w:r>
      <w:sdt>
        <w:sdtPr>
          <w:tag w:val="goog_rdk_297"/>
        </w:sdtPr>
        <w:sdtContent>
          <w:ins w:author="Melek Chaouch" w:id="112" w:date="2020-11-06T10:55:57Z">
            <w:r w:rsidDel="00000000" w:rsidR="00000000" w:rsidRPr="00000000">
              <w:rPr>
                <w:color w:val="6aa84f"/>
                <w:sz w:val="24"/>
                <w:szCs w:val="24"/>
                <w:rtl w:val="0"/>
              </w:rPr>
              <w:t xml:space="preserve"> (Ref hackathon paper)</w:t>
            </w:r>
          </w:ins>
        </w:sdtContent>
      </w:sdt>
      <w:r w:rsidDel="00000000" w:rsidR="00000000" w:rsidRPr="00000000">
        <w:rPr>
          <w:color w:val="6aa84f"/>
          <w:sz w:val="24"/>
          <w:szCs w:val="24"/>
          <w:rtl w:val="0"/>
        </w:rPr>
        <w:t xml:space="preserve">. </w:t>
      </w:r>
      <w:sdt>
        <w:sdtPr>
          <w:tag w:val="goog_rdk_298"/>
        </w:sdtPr>
        <w:sdtContent>
          <w:commentRangeStart w:id="47"/>
        </w:sdtContent>
      </w:sdt>
      <w:sdt>
        <w:sdtPr>
          <w:tag w:val="goog_rdk_299"/>
        </w:sdtPr>
        <w:sdtContent>
          <w:commentRangeStart w:id="48"/>
        </w:sdtContent>
      </w:sdt>
      <w:commentRangeEnd w:id="48"/>
      <w:r w:rsidDel="00000000" w:rsidR="00000000" w:rsidRPr="00000000">
        <w:commentReference w:id="48"/>
      </w:r>
      <w:sdt>
        <w:sdtPr>
          <w:tag w:val="goog_rdk_300"/>
        </w:sdtPr>
        <w:sdtContent>
          <w:r w:rsidDel="00000000" w:rsidR="00000000" w:rsidRPr="00000000">
            <w:rPr>
              <w:strike w:val="1"/>
              <w:color w:val="6aa84f"/>
              <w:sz w:val="24"/>
              <w:szCs w:val="24"/>
              <w:rtl w:val="0"/>
              <w:rPrChange w:author="yosr hamdi" w:id="113" w:date="2020-11-05T14:49:35Z">
                <w:rPr>
                  <w:color w:val="6aa84f"/>
                  <w:sz w:val="24"/>
                  <w:szCs w:val="24"/>
                </w:rPr>
              </w:rPrChange>
            </w:rPr>
            <w:t xml:space="preserve">The selected working group members and project leaders met monthly by conference calls to organize the hackathon.</w:t>
          </w:r>
        </w:sdtContent>
      </w:sdt>
      <w:r w:rsidDel="00000000" w:rsidR="00000000" w:rsidRPr="00000000">
        <w:rPr>
          <w:color w:val="6aa84f"/>
          <w:sz w:val="24"/>
          <w:szCs w:val="24"/>
          <w:rtl w:val="0"/>
        </w:rPr>
        <w:t xml:space="preserve"> </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084">
      <w:pPr>
        <w:spacing w:line="360" w:lineRule="auto"/>
        <w:jc w:val="both"/>
        <w:rPr>
          <w:color w:val="6aa84f"/>
          <w:sz w:val="24"/>
          <w:szCs w:val="24"/>
        </w:rPr>
      </w:pPr>
      <w:r w:rsidDel="00000000" w:rsidR="00000000" w:rsidRPr="00000000">
        <w:rPr>
          <w:color w:val="6aa84f"/>
          <w:sz w:val="24"/>
          <w:szCs w:val="24"/>
          <w:rtl w:val="0"/>
        </w:rPr>
        <w:t xml:space="preserve">The hackathon program was based on a series of presentations and talks highlighting the main </w:t>
      </w:r>
      <w:sdt>
        <w:sdtPr>
          <w:tag w:val="goog_rdk_301"/>
        </w:sdtPr>
        <w:sdtContent>
          <w:ins w:author="Faisal M. Fadlelmola" w:id="114" w:date="2020-11-05T13:07:14Z">
            <w:r w:rsidDel="00000000" w:rsidR="00000000" w:rsidRPr="00000000">
              <w:rPr>
                <w:color w:val="6aa84f"/>
                <w:sz w:val="24"/>
                <w:szCs w:val="24"/>
                <w:rtl w:val="0"/>
              </w:rPr>
              <w:t xml:space="preserve">aims of</w:t>
            </w:r>
          </w:ins>
        </w:sdtContent>
      </w:sdt>
      <w:sdt>
        <w:sdtPr>
          <w:tag w:val="goog_rdk_302"/>
        </w:sdtPr>
        <w:sdtContent>
          <w:del w:author="Faisal M. Fadlelmola" w:id="114" w:date="2020-11-05T13:07:14Z">
            <w:r w:rsidDel="00000000" w:rsidR="00000000" w:rsidRPr="00000000">
              <w:rPr>
                <w:color w:val="6aa84f"/>
                <w:sz w:val="24"/>
                <w:szCs w:val="24"/>
                <w:rtl w:val="0"/>
              </w:rPr>
              <w:delText xml:space="preserve">aims objectives of</w:delText>
            </w:r>
          </w:del>
        </w:sdtContent>
      </w:sdt>
      <w:r w:rsidDel="00000000" w:rsidR="00000000" w:rsidRPr="00000000">
        <w:rPr>
          <w:color w:val="6aa84f"/>
          <w:sz w:val="24"/>
          <w:szCs w:val="24"/>
          <w:rtl w:val="0"/>
        </w:rPr>
        <w:t xml:space="preserve"> the portal, </w:t>
      </w:r>
      <w:sdt>
        <w:sdtPr>
          <w:tag w:val="goog_rdk_303"/>
        </w:sdtPr>
        <w:sdtContent>
          <w:ins w:author="Faisal M. Fadlelmola" w:id="115" w:date="2020-11-05T13:29:26Z">
            <w:r w:rsidDel="00000000" w:rsidR="00000000" w:rsidRPr="00000000">
              <w:rPr>
                <w:color w:val="6aa84f"/>
                <w:sz w:val="24"/>
                <w:szCs w:val="24"/>
                <w:rtl w:val="0"/>
              </w:rPr>
              <w:t xml:space="preserve">ar</w:t>
            </w:r>
          </w:ins>
        </w:sdtContent>
      </w:sdt>
      <w:sdt>
        <w:sdtPr>
          <w:tag w:val="goog_rdk_304"/>
        </w:sdtPr>
        <w:sdtContent>
          <w:ins w:author="Faisal M. Fadlelmola" w:id="116" w:date="2020-11-05T13:07:19Z">
            <w:r w:rsidDel="00000000" w:rsidR="00000000" w:rsidRPr="00000000">
              <w:rPr>
                <w:color w:val="6aa84f"/>
                <w:sz w:val="24"/>
                <w:szCs w:val="24"/>
                <w:rtl w:val="0"/>
              </w:rPr>
              <w:t xml:space="preserve">e </w:t>
            </w:r>
            <w:sdt>
              <w:sdtPr>
                <w:tag w:val="goog_rdk_305"/>
              </w:sdtPr>
              <w:sdtContent>
                <w:del w:author="Faisal M. Fadlelmola" w:id="115" w:date="2020-11-05T13:29:26Z">
                  <w:r w:rsidDel="00000000" w:rsidR="00000000" w:rsidRPr="00000000">
                    <w:rPr>
                      <w:color w:val="6aa84f"/>
                      <w:sz w:val="24"/>
                      <w:szCs w:val="24"/>
                      <w:rtl w:val="0"/>
                    </w:rPr>
                    <w:delText xml:space="preserve">it's</w:delText>
                  </w:r>
                </w:del>
              </w:sdtContent>
            </w:sdt>
          </w:ins>
        </w:sdtContent>
      </w:sdt>
      <w:sdt>
        <w:sdtPr>
          <w:tag w:val="goog_rdk_306"/>
        </w:sdtPr>
        <w:sdtContent>
          <w:del w:author="Faisal M. Fadlelmola" w:id="115" w:date="2020-11-05T13:29:26Z">
            <w:r w:rsidDel="00000000" w:rsidR="00000000" w:rsidRPr="00000000">
              <w:rPr>
                <w:color w:val="6aa84f"/>
                <w:sz w:val="24"/>
                <w:szCs w:val="24"/>
                <w:rtl w:val="0"/>
              </w:rPr>
              <w:delText xml:space="preserve">its</w:delText>
            </w:r>
          </w:del>
        </w:sdtContent>
      </w:sdt>
      <w:r w:rsidDel="00000000" w:rsidR="00000000" w:rsidRPr="00000000">
        <w:rPr>
          <w:color w:val="6aa84f"/>
          <w:sz w:val="24"/>
          <w:szCs w:val="24"/>
          <w:rtl w:val="0"/>
        </w:rPr>
        <w:t xml:space="preserve"> the portal design and development </w:t>
      </w:r>
      <w:sdt>
        <w:sdtPr>
          <w:tag w:val="goog_rdk_307"/>
        </w:sdtPr>
        <w:sdtContent>
          <w:commentRangeStart w:id="49"/>
        </w:sdtContent>
      </w:sdt>
      <w:r w:rsidDel="00000000" w:rsidR="00000000" w:rsidRPr="00000000">
        <w:rPr>
          <w:color w:val="6aa84f"/>
          <w:sz w:val="24"/>
          <w:szCs w:val="24"/>
          <w:rtl w:val="0"/>
        </w:rPr>
        <w:t xml:space="preserve">breakout group sessions</w:t>
      </w:r>
      <w:commentRangeEnd w:id="49"/>
      <w:r w:rsidDel="00000000" w:rsidR="00000000" w:rsidRPr="00000000">
        <w:commentReference w:id="49"/>
      </w:r>
      <w:r w:rsidDel="00000000" w:rsidR="00000000" w:rsidRPr="00000000">
        <w:rPr>
          <w:color w:val="6aa84f"/>
          <w:sz w:val="24"/>
          <w:szCs w:val="24"/>
          <w:rtl w:val="0"/>
        </w:rPr>
        <w:t xml:space="preserve">. In addition, the hackathon was dedicated to a detailed presentation of the use case scenarios, the different data aspects of the data that need to be integrated in the portal, how the portal will be designed and implemented, and </w:t>
      </w:r>
      <w:sdt>
        <w:sdtPr>
          <w:tag w:val="goog_rdk_308"/>
        </w:sdtPr>
        <w:sdtContent>
          <w:del w:author="Faisal M. Fadlelmola" w:id="117" w:date="2020-11-05T13:06:49Z">
            <w:r w:rsidDel="00000000" w:rsidR="00000000" w:rsidRPr="00000000">
              <w:rPr>
                <w:color w:val="6aa84f"/>
                <w:sz w:val="24"/>
                <w:szCs w:val="24"/>
                <w:rtl w:val="0"/>
              </w:rPr>
              <w:delText xml:space="preserve">finally</w:delText>
            </w:r>
          </w:del>
        </w:sdtContent>
      </w:sdt>
      <w:r w:rsidDel="00000000" w:rsidR="00000000" w:rsidRPr="00000000">
        <w:rPr>
          <w:color w:val="6aa84f"/>
          <w:sz w:val="24"/>
          <w:szCs w:val="24"/>
          <w:rtl w:val="0"/>
        </w:rPr>
        <w:t xml:space="preserve">finally how the output will be displayed for users</w:t>
      </w:r>
      <w:commentRangeEnd w:id="46"/>
      <w:r w:rsidDel="00000000" w:rsidR="00000000" w:rsidRPr="00000000">
        <w:commentReference w:id="46"/>
      </w:r>
      <w:r w:rsidDel="00000000" w:rsidR="00000000" w:rsidRPr="00000000">
        <w:rPr>
          <w:color w:val="6aa84f"/>
          <w:sz w:val="24"/>
          <w:szCs w:val="24"/>
          <w:rtl w:val="0"/>
        </w:rPr>
        <w:t xml:space="preserve">.</w:t>
      </w:r>
      <w:commentRangeEnd w:id="45"/>
      <w:r w:rsidDel="00000000" w:rsidR="00000000" w:rsidRPr="00000000">
        <w:commentReference w:id="45"/>
      </w:r>
      <w:r w:rsidDel="00000000" w:rsidR="00000000" w:rsidRPr="00000000">
        <w:rPr>
          <w:rtl w:val="0"/>
        </w:rPr>
      </w:r>
    </w:p>
    <w:sdt>
      <w:sdtPr>
        <w:tag w:val="goog_rdk_312"/>
      </w:sdtPr>
      <w:sdtContent>
        <w:p w:rsidR="00000000" w:rsidDel="00000000" w:rsidP="00000000" w:rsidRDefault="00000000" w:rsidRPr="00000000" w14:paraId="00000085">
          <w:pPr>
            <w:spacing w:line="360" w:lineRule="auto"/>
            <w:jc w:val="both"/>
            <w:rPr>
              <w:ins w:author="yosr hamdi" w:id="118" w:date="2020-11-05T14:29:03Z"/>
              <w:color w:val="6aa84f"/>
              <w:sz w:val="24"/>
              <w:szCs w:val="24"/>
            </w:rPr>
          </w:pPr>
          <w:sdt>
            <w:sdtPr>
              <w:tag w:val="goog_rdk_309"/>
            </w:sdtPr>
            <w:sdtContent>
              <w:commentRangeStart w:id="50"/>
            </w:sdtContent>
          </w:sdt>
          <w:sdt>
            <w:sdtPr>
              <w:tag w:val="goog_rdk_310"/>
            </w:sdtPr>
            <w:sdtContent>
              <w:commentRangeStart w:id="51"/>
            </w:sdtContent>
          </w:sdt>
          <w:r w:rsidDel="00000000" w:rsidR="00000000" w:rsidRPr="00000000">
            <w:rPr>
              <w:color w:val="6aa84f"/>
              <w:sz w:val="24"/>
              <w:szCs w:val="24"/>
              <w:rtl w:val="0"/>
            </w:rPr>
            <w:t xml:space="preserve"> +</w:t>
          </w:r>
          <w:sdt>
            <w:sdtPr>
              <w:tag w:val="goog_rdk_311"/>
            </w:sdtPr>
            <w:sdtContent>
              <w:ins w:author="yosr hamdi" w:id="118" w:date="2020-11-05T14:29:03Z">
                <w:commentRangeEnd w:id="50"/>
                <w:r w:rsidDel="00000000" w:rsidR="00000000" w:rsidRPr="00000000">
                  <w:commentReference w:id="50"/>
                </w:r>
                <w:commentRangeEnd w:id="51"/>
                <w:r w:rsidDel="00000000" w:rsidR="00000000" w:rsidRPr="00000000">
                  <w:commentReference w:id="51"/>
                </w:r>
                <w:r w:rsidDel="00000000" w:rsidR="00000000" w:rsidRPr="00000000">
                  <w:rPr>
                    <w:rtl w:val="0"/>
                  </w:rPr>
                </w:r>
              </w:ins>
            </w:sdtContent>
          </w:sdt>
        </w:p>
      </w:sdtContent>
    </w:sdt>
    <w:sdt>
      <w:sdtPr>
        <w:tag w:val="goog_rdk_319"/>
      </w:sdtPr>
      <w:sdtContent>
        <w:p w:rsidR="00000000" w:rsidDel="00000000" w:rsidP="00000000" w:rsidRDefault="00000000" w:rsidRPr="00000000" w14:paraId="00000086">
          <w:pPr>
            <w:spacing w:line="360" w:lineRule="auto"/>
            <w:jc w:val="both"/>
            <w:rPr>
              <w:ins w:author="yosr hamdi" w:id="118" w:date="2020-11-05T14:29:03Z"/>
              <w:color w:val="6aa84f"/>
              <w:sz w:val="24"/>
              <w:szCs w:val="24"/>
            </w:rPr>
          </w:pPr>
          <w:sdt>
            <w:sdtPr>
              <w:tag w:val="goog_rdk_313"/>
            </w:sdtPr>
            <w:sdtContent>
              <w:ins w:author="yosr hamdi" w:id="118" w:date="2020-11-05T14:29:03Z">
                <w:r w:rsidDel="00000000" w:rsidR="00000000" w:rsidRPr="00000000">
                  <w:rPr>
                    <w:color w:val="6aa84f"/>
                    <w:sz w:val="24"/>
                    <w:szCs w:val="24"/>
                    <w:rtl w:val="0"/>
                  </w:rPr>
                  <w:t xml:space="preserve">A second hackathon on the development of  the African genomic medicine portal took place in Cape Town, South Africa from 02-08 August 2019. During this hackathon, the technical team  took into consideration the significant challenges that were faced during the first hackathon regarding automated retrieval of data through APIs and  switched to a static relational database design of the portal that needs significant efforts in data  curation. During this hackathon, the content team also decided to switch from GWAS Catalog to DisGeNET as the latter includes GWAS Catalog data in addition to many other data resources such as ClinVar, DbSNP, ClinGen and VIP. In addition</w:t>
                </w:r>
                <w:sdt>
                  <w:sdtPr>
                    <w:tag w:val="goog_rdk_314"/>
                  </w:sdtPr>
                  <w:sdtContent>
                    <w:del w:author="Ghedira Kais" w:id="119" w:date="2020-12-15T13:44:02Z">
                      <w:r w:rsidDel="00000000" w:rsidR="00000000" w:rsidRPr="00000000">
                        <w:rPr>
                          <w:color w:val="6aa84f"/>
                          <w:sz w:val="24"/>
                          <w:szCs w:val="24"/>
                          <w:rtl w:val="0"/>
                        </w:rPr>
                        <w:delText xml:space="preserve"> </w:delText>
                      </w:r>
                    </w:del>
                  </w:sdtContent>
                </w:sdt>
                <w:r w:rsidDel="00000000" w:rsidR="00000000" w:rsidRPr="00000000">
                  <w:rPr>
                    <w:color w:val="6aa84f"/>
                    <w:sz w:val="24"/>
                    <w:szCs w:val="24"/>
                    <w:rtl w:val="0"/>
                  </w:rPr>
                  <w:t xml:space="preserve">,  the portal interface was further designed and refined during this second hackathon</w:t>
                </w:r>
              </w:ins>
            </w:sdtContent>
          </w:sdt>
          <w:sdt>
            <w:sdtPr>
              <w:tag w:val="goog_rdk_315"/>
            </w:sdtPr>
            <w:sdtContent>
              <w:ins w:author="Melek Chaouch" w:id="120" w:date="2020-11-06T10:56:39Z">
                <w:r w:rsidDel="00000000" w:rsidR="00000000" w:rsidRPr="00000000">
                  <w:rPr>
                    <w:color w:val="6aa84f"/>
                    <w:sz w:val="24"/>
                    <w:szCs w:val="24"/>
                    <w:rtl w:val="0"/>
                  </w:rPr>
                  <w:t xml:space="preserve"> </w:t>
                </w:r>
              </w:ins>
              <w:sdt>
                <w:sdtPr>
                  <w:tag w:val="goog_rdk_316"/>
                </w:sdtPr>
                <w:sdtContent>
                  <w:commentRangeStart w:id="52"/>
                </w:sdtContent>
              </w:sdt>
              <w:ins w:author="Melek Chaouch" w:id="120" w:date="2020-11-06T10:56:39Z">
                <w:sdt>
                  <w:sdtPr>
                    <w:tag w:val="goog_rdk_317"/>
                  </w:sdtPr>
                  <w:sdtContent>
                    <w:commentRangeStart w:id="53"/>
                  </w:sdtContent>
                </w:sdt>
                <w:r w:rsidDel="00000000" w:rsidR="00000000" w:rsidRPr="00000000">
                  <w:rPr>
                    <w:color w:val="6aa84f"/>
                    <w:sz w:val="24"/>
                    <w:szCs w:val="24"/>
                    <w:rtl w:val="0"/>
                  </w:rPr>
                  <w:t xml:space="preserve">(Ref hackathon paper)</w:t>
                </w:r>
              </w:ins>
            </w:sdtContent>
          </w:sdt>
          <w:sdt>
            <w:sdtPr>
              <w:tag w:val="goog_rdk_318"/>
            </w:sdtPr>
            <w:sdtContent>
              <w:ins w:author="yosr hamdi" w:id="118" w:date="2020-11-05T14:29:03Z">
                <w:commentRangeEnd w:id="52"/>
                <w:r w:rsidDel="00000000" w:rsidR="00000000" w:rsidRPr="00000000">
                  <w:commentReference w:id="52"/>
                </w:r>
                <w:commentRangeEnd w:id="53"/>
                <w:r w:rsidDel="00000000" w:rsidR="00000000" w:rsidRPr="00000000">
                  <w:commentReference w:id="53"/>
                </w:r>
                <w:r w:rsidDel="00000000" w:rsidR="00000000" w:rsidRPr="00000000">
                  <w:rPr>
                    <w:color w:val="6aa84f"/>
                    <w:sz w:val="24"/>
                    <w:szCs w:val="24"/>
                    <w:rtl w:val="0"/>
                  </w:rPr>
                  <w:t xml:space="preserve">.</w:t>
                </w:r>
              </w:ins>
            </w:sdtContent>
          </w:sdt>
        </w:p>
      </w:sdtContent>
    </w:sdt>
    <w:sdt>
      <w:sdtPr>
        <w:tag w:val="goog_rdk_333"/>
      </w:sdtPr>
      <w:sdtContent>
        <w:p w:rsidR="00000000" w:rsidDel="00000000" w:rsidP="00000000" w:rsidRDefault="00000000" w:rsidRPr="00000000" w14:paraId="00000087">
          <w:pPr>
            <w:spacing w:line="360" w:lineRule="auto"/>
            <w:jc w:val="both"/>
            <w:rPr>
              <w:del w:author="yosr hamdi" w:id="118" w:date="2020-11-05T14:29:03Z"/>
              <w:color w:val="6aa84f"/>
              <w:sz w:val="24"/>
              <w:szCs w:val="24"/>
            </w:rPr>
          </w:pPr>
          <w:sdt>
            <w:sdtPr>
              <w:tag w:val="goog_rdk_320"/>
            </w:sdtPr>
            <w:sdtContent>
              <w:ins w:author="yosr hamdi" w:id="118" w:date="2020-11-05T14:29:03Z"/>
              <w:sdt>
                <w:sdtPr>
                  <w:tag w:val="goog_rdk_321"/>
                </w:sdtPr>
                <w:sdtContent>
                  <w:commentRangeStart w:id="54"/>
                </w:sdtContent>
              </w:sdt>
              <w:ins w:author="yosr hamdi" w:id="118" w:date="2020-11-05T14:29:03Z">
                <w:sdt>
                  <w:sdtPr>
                    <w:tag w:val="goog_rdk_322"/>
                  </w:sdtPr>
                  <w:sdtContent>
                    <w:commentRangeStart w:id="55"/>
                  </w:sdtContent>
                </w:sdt>
                <w:sdt>
                  <w:sdtPr>
                    <w:tag w:val="goog_rdk_323"/>
                  </w:sdtPr>
                  <w:sdtContent>
                    <w:commentRangeStart w:id="56"/>
                  </w:sdtContent>
                </w:sdt>
                <w:sdt>
                  <w:sdtPr>
                    <w:tag w:val="goog_rdk_324"/>
                  </w:sdtPr>
                  <w:sdtContent>
                    <w:commentRangeStart w:id="57"/>
                  </w:sdtContent>
                </w:sdt>
                <w:sdt>
                  <w:sdtPr>
                    <w:tag w:val="goog_rdk_325"/>
                  </w:sdtPr>
                  <w:sdtContent>
                    <w:commentRangeStart w:id="58"/>
                  </w:sdtContent>
                </w:sdt>
                <w:r w:rsidDel="00000000" w:rsidR="00000000" w:rsidRPr="00000000">
                  <w:rPr>
                    <w:color w:val="6aa84f"/>
                    <w:sz w:val="24"/>
                    <w:szCs w:val="24"/>
                    <w:rtl w:val="0"/>
                  </w:rPr>
                  <w:t xml:space="preserve">After a laborious exploration of various databases,  </w:t>
                </w:r>
                <w:commentRangeEnd w:id="58"/>
                <w:r w:rsidDel="00000000" w:rsidR="00000000" w:rsidRPr="00000000">
                  <w:commentReference w:id="58"/>
                </w:r>
                <w:r w:rsidDel="00000000" w:rsidR="00000000" w:rsidRPr="00000000">
                  <w:rPr>
                    <w:color w:val="6aa84f"/>
                    <w:sz w:val="24"/>
                    <w:szCs w:val="24"/>
                    <w:rtl w:val="0"/>
                  </w:rPr>
                  <w:t xml:space="preserve">Contextual filters were set to retrieve African data from DisGeNET </w:t>
                </w:r>
              </w:ins>
            </w:sdtContent>
          </w:sdt>
          <w:sdt>
            <w:sdtPr>
              <w:tag w:val="goog_rdk_326"/>
            </w:sdtPr>
            <w:sdtContent>
              <w:ins w:author="Faisal M. Fadlelmola" w:id="121" w:date="2020-11-05T14:56:27Z">
                <w:r w:rsidDel="00000000" w:rsidR="00000000" w:rsidRPr="00000000">
                  <w:rPr>
                    <w:color w:val="6aa84f"/>
                    <w:sz w:val="24"/>
                    <w:szCs w:val="24"/>
                    <w:rtl w:val="0"/>
                  </w:rPr>
                  <w:t xml:space="preserve">and PharmGkB</w:t>
                </w:r>
              </w:ins>
            </w:sdtContent>
          </w:sdt>
          <w:sdt>
            <w:sdtPr>
              <w:tag w:val="goog_rdk_327"/>
            </w:sdtPr>
            <w:sdtContent>
              <w:ins w:author="yosr hamdi" w:id="118" w:date="2020-11-05T14:29:03Z">
                <w:sdt>
                  <w:sdtPr>
                    <w:tag w:val="goog_rdk_328"/>
                  </w:sdtPr>
                  <w:sdtContent>
                    <w:del w:author="Faisal M. Fadlelmola" w:id="121" w:date="2020-11-05T14:56:27Z">
                      <w:r w:rsidDel="00000000" w:rsidR="00000000" w:rsidRPr="00000000">
                        <w:rPr>
                          <w:color w:val="6aa84f"/>
                          <w:sz w:val="24"/>
                          <w:szCs w:val="24"/>
                          <w:rtl w:val="0"/>
                        </w:rPr>
                        <w:delText xml:space="preserve">nd PharmGkB</w:delText>
                      </w:r>
                    </w:del>
                  </w:sdtContent>
                </w:sdt>
                <w:r w:rsidDel="00000000" w:rsidR="00000000" w:rsidRPr="00000000">
                  <w:rPr>
                    <w:color w:val="6aa84f"/>
                    <w:sz w:val="24"/>
                    <w:szCs w:val="24"/>
                    <w:rtl w:val="0"/>
                  </w:rPr>
                  <w:t xml:space="preserve"> databases; however, it was later found that a lot of African data were misclassified and annotated in larger regions and ethnic groups. Therefore, the content team opted instead to employ a manual mining approach to extract </w:t>
                </w:r>
              </w:ins>
            </w:sdtContent>
          </w:sdt>
          <w:sdt>
            <w:sdtPr>
              <w:tag w:val="goog_rdk_329"/>
            </w:sdtPr>
            <w:sdtContent>
              <w:ins w:author="Melek Chaouch" w:id="122" w:date="2020-11-06T10:57:12Z">
                <w:r w:rsidDel="00000000" w:rsidR="00000000" w:rsidRPr="00000000">
                  <w:rPr>
                    <w:color w:val="6aa84f"/>
                    <w:sz w:val="24"/>
                    <w:szCs w:val="24"/>
                    <w:rtl w:val="0"/>
                  </w:rPr>
                  <w:t xml:space="preserve">and curate </w:t>
                </w:r>
              </w:ins>
            </w:sdtContent>
          </w:sdt>
          <w:sdt>
            <w:sdtPr>
              <w:tag w:val="goog_rdk_330"/>
            </w:sdtPr>
            <w:sdtContent>
              <w:ins w:author="yosr hamdi" w:id="118" w:date="2020-11-05T14:29:03Z">
                <w:r w:rsidDel="00000000" w:rsidR="00000000" w:rsidRPr="00000000">
                  <w:rPr>
                    <w:color w:val="6aa84f"/>
                    <w:sz w:val="24"/>
                    <w:szCs w:val="24"/>
                    <w:rtl w:val="0"/>
                  </w:rPr>
                  <w:t xml:space="preserve">African-specific data. </w:t>
                </w:r>
                <w:sdt>
                  <w:sdtPr>
                    <w:tag w:val="goog_rdk_331"/>
                  </w:sdtPr>
                  <w:sdtContent>
                    <w:del w:author="yosr hamdi" w:id="118" w:date="2020-11-05T14:29:03Z">
                      <w:r w:rsidDel="00000000" w:rsidR="00000000" w:rsidRPr="00000000">
                        <w:rPr>
                          <w:color w:val="6aa84f"/>
                          <w:sz w:val="24"/>
                          <w:szCs w:val="24"/>
                          <w:rtl w:val="0"/>
                        </w:rPr>
                        <w:delText xml:space="preserve">Another filtering approach proposed was through using PMIDs.</w:delText>
                      </w:r>
                    </w:del>
                  </w:sdtContent>
                </w:sdt>
              </w:ins>
            </w:sdtContent>
          </w:sdt>
          <w:sdt>
            <w:sdtPr>
              <w:tag w:val="goog_rdk_332"/>
            </w:sdtPr>
            <w:sdtContent>
              <w:del w:author="yosr hamdi" w:id="118" w:date="2020-11-05T14:29:03Z">
                <w:commentRangeEnd w:id="54"/>
                <w:r w:rsidDel="00000000" w:rsidR="00000000" w:rsidRPr="00000000">
                  <w:commentReference w:id="54"/>
                </w:r>
                <w:commentRangeEnd w:id="55"/>
                <w:r w:rsidDel="00000000" w:rsidR="00000000" w:rsidRPr="00000000">
                  <w:commentReference w:id="55"/>
                </w:r>
                <w:commentRangeEnd w:id="56"/>
                <w:r w:rsidDel="00000000" w:rsidR="00000000" w:rsidRPr="00000000">
                  <w:commentReference w:id="56"/>
                </w:r>
                <w:commentRangeEnd w:id="57"/>
                <w:r w:rsidDel="00000000" w:rsidR="00000000" w:rsidRPr="00000000">
                  <w:commentReference w:id="57"/>
                </w:r>
                <w:r w:rsidDel="00000000" w:rsidR="00000000" w:rsidRPr="00000000">
                  <w:rPr>
                    <w:rtl w:val="0"/>
                  </w:rPr>
                </w:r>
              </w:del>
            </w:sdtContent>
          </w:sdt>
        </w:p>
      </w:sdtContent>
    </w:sdt>
    <w:sdt>
      <w:sdtPr>
        <w:tag w:val="goog_rdk_335"/>
      </w:sdtPr>
      <w:sdtContent>
        <w:p w:rsidR="00000000" w:rsidDel="00000000" w:rsidP="00000000" w:rsidRDefault="00000000" w:rsidRPr="00000000" w14:paraId="00000088">
          <w:pPr>
            <w:spacing w:line="360" w:lineRule="auto"/>
            <w:jc w:val="both"/>
            <w:rPr>
              <w:rFonts w:ascii="Arial" w:cs="Arial" w:eastAsia="Arial" w:hAnsi="Arial"/>
              <w:b w:val="0"/>
              <w:i w:val="0"/>
              <w:smallCaps w:val="0"/>
              <w:strike w:val="0"/>
              <w:color w:val="000000"/>
              <w:sz w:val="22"/>
              <w:szCs w:val="22"/>
              <w:u w:val="none"/>
              <w:rPrChange w:author="yosr hamdi" w:id="123" w:date="2020-11-05T14:29:03Z">
                <w:rPr>
                  <w:color w:val="6aa84f"/>
                </w:rPr>
              </w:rPrChange>
            </w:rPr>
            <w:pPrChange w:author="yosr hamdi" w:id="0" w:date="2020-11-05T14:29:03Z">
              <w:pPr>
                <w:numPr>
                  <w:ilvl w:val="1"/>
                  <w:numId w:val="3"/>
                </w:numPr>
                <w:ind w:left="1440" w:hanging="360"/>
              </w:pPr>
            </w:pPrChange>
          </w:pPr>
          <w:sdt>
            <w:sdtPr>
              <w:tag w:val="goog_rdk_334"/>
            </w:sdtPr>
            <w:sdtContent>
              <w:r w:rsidDel="00000000" w:rsidR="00000000" w:rsidRPr="00000000">
                <w:rPr>
                  <w:rtl w:val="0"/>
                </w:rPr>
              </w:r>
            </w:sdtContent>
          </w:sdt>
        </w:p>
      </w:sdtContent>
    </w:sdt>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jc w:val="center"/>
        <w:rPr>
          <w:b w:val="1"/>
          <w:sz w:val="28"/>
          <w:szCs w:val="28"/>
        </w:rPr>
      </w:pPr>
      <w:sdt>
        <w:sdtPr>
          <w:tag w:val="goog_rdk_336"/>
        </w:sdtPr>
        <w:sdtContent>
          <w:commentRangeStart w:id="59"/>
        </w:sdtContent>
      </w:sdt>
      <w:r w:rsidDel="00000000" w:rsidR="00000000" w:rsidRPr="00000000">
        <w:rPr>
          <w:b w:val="1"/>
          <w:sz w:val="28"/>
          <w:szCs w:val="28"/>
          <w:rtl w:val="0"/>
        </w:rPr>
        <w:t xml:space="preserve">Fig</w:t>
      </w:r>
      <w:sdt>
        <w:sdtPr>
          <w:tag w:val="goog_rdk_337"/>
        </w:sdtPr>
        <w:sdtContent>
          <w:ins w:author="yosr hamdi" w:id="124" w:date="2020-11-05T14:58:57Z">
            <w:r w:rsidDel="00000000" w:rsidR="00000000" w:rsidRPr="00000000">
              <w:rPr>
                <w:b w:val="1"/>
                <w:sz w:val="28"/>
                <w:szCs w:val="28"/>
                <w:rtl w:val="0"/>
              </w:rPr>
              <w:t xml:space="preserve">ure</w:t>
            </w:r>
          </w:ins>
        </w:sdtContent>
      </w:sdt>
      <w:r w:rsidDel="00000000" w:rsidR="00000000" w:rsidRPr="00000000">
        <w:rPr>
          <w:b w:val="1"/>
          <w:sz w:val="28"/>
          <w:szCs w:val="28"/>
          <w:rtl w:val="0"/>
        </w:rPr>
        <w:t xml:space="preserve"> 1: Here, we can implement </w:t>
      </w:r>
      <w:sdt>
        <w:sdtPr>
          <w:tag w:val="goog_rdk_338"/>
        </w:sdtPr>
        <w:sdtContent>
          <w:commentRangeStart w:id="60"/>
        </w:sdtContent>
      </w:sdt>
      <w:sdt>
        <w:sdtPr>
          <w:tag w:val="goog_rdk_339"/>
        </w:sdtPr>
        <w:sdtContent>
          <w:commentRangeStart w:id="61"/>
        </w:sdtContent>
      </w:sdt>
      <w:r w:rsidDel="00000000" w:rsidR="00000000" w:rsidRPr="00000000">
        <w:rPr>
          <w:b w:val="1"/>
          <w:sz w:val="28"/>
          <w:szCs w:val="28"/>
          <w:rtl w:val="0"/>
        </w:rPr>
        <w:t xml:space="preserve">an workflow</w:t>
      </w:r>
      <w:commentRangeEnd w:id="60"/>
      <w:r w:rsidDel="00000000" w:rsidR="00000000" w:rsidRPr="00000000">
        <w:commentReference w:id="60"/>
      </w:r>
      <w:commentRangeEnd w:id="61"/>
      <w:r w:rsidDel="00000000" w:rsidR="00000000" w:rsidRPr="00000000">
        <w:commentReference w:id="61"/>
      </w:r>
      <w:r w:rsidDel="00000000" w:rsidR="00000000" w:rsidRPr="00000000">
        <w:rPr>
          <w:b w:val="1"/>
          <w:sz w:val="28"/>
          <w:szCs w:val="28"/>
          <w:rtl w:val="0"/>
        </w:rPr>
        <w:t xml:space="preserve"> to summarize </w:t>
      </w:r>
    </w:p>
    <w:p w:rsidR="00000000" w:rsidDel="00000000" w:rsidP="00000000" w:rsidRDefault="00000000" w:rsidRPr="00000000" w14:paraId="0000008C">
      <w:pPr>
        <w:jc w:val="center"/>
        <w:rPr>
          <w:b w:val="1"/>
        </w:rPr>
      </w:pPr>
      <w:r w:rsidDel="00000000" w:rsidR="00000000" w:rsidRPr="00000000">
        <w:rPr>
          <w:b w:val="1"/>
          <w:sz w:val="28"/>
          <w:szCs w:val="28"/>
          <w:rtl w:val="0"/>
        </w:rPr>
        <w:t xml:space="preserve"> work steps (Fouzia, see Kais’s workflow from the hackathon paper)</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dt>
      <w:sdtPr>
        <w:tag w:val="goog_rdk_347"/>
      </w:sdtPr>
      <w:sdtContent>
        <w:p w:rsidR="00000000" w:rsidDel="00000000" w:rsidP="00000000" w:rsidRDefault="00000000" w:rsidRPr="00000000" w14:paraId="00000090">
          <w:pPr>
            <w:spacing w:line="360" w:lineRule="auto"/>
            <w:jc w:val="both"/>
            <w:rPr>
              <w:strike w:val="1"/>
              <w:color w:val="6aa84f"/>
              <w:sz w:val="24"/>
              <w:szCs w:val="24"/>
              <w:highlight w:val="white"/>
              <w:rPrChange w:author="yosr hamdi" w:id="125" w:date="2020-11-05T14:47:48Z">
                <w:rPr>
                  <w:color w:val="6aa84f"/>
                  <w:sz w:val="24"/>
                  <w:szCs w:val="24"/>
                  <w:highlight w:val="white"/>
                </w:rPr>
              </w:rPrChange>
            </w:rPr>
          </w:pPr>
          <w:sdt>
            <w:sdtPr>
              <w:tag w:val="goog_rdk_340"/>
            </w:sdtPr>
            <w:sdtContent>
              <w:commentRangeStart w:id="62"/>
            </w:sdtContent>
          </w:sdt>
          <w:sdt>
            <w:sdtPr>
              <w:tag w:val="goog_rdk_341"/>
            </w:sdtPr>
            <w:sdtContent>
              <w:commentRangeStart w:id="63"/>
            </w:sdtContent>
          </w:sdt>
          <w:sdt>
            <w:sdtPr>
              <w:tag w:val="goog_rdk_342"/>
            </w:sdtPr>
            <w:sdtContent>
              <w:commentRangeStart w:id="64"/>
            </w:sdtContent>
          </w:sdt>
          <w:sdt>
            <w:sdtPr>
              <w:tag w:val="goog_rdk_343"/>
            </w:sdtPr>
            <w:sdtContent>
              <w:commentRangeStart w:id="65"/>
            </w:sdtContent>
          </w:sdt>
          <w:sdt>
            <w:sdtPr>
              <w:tag w:val="goog_rdk_344"/>
            </w:sdtPr>
            <w:sdtContent>
              <w:commentRangeStart w:id="66"/>
            </w:sdtContent>
          </w:sdt>
          <w:sdt>
            <w:sdtPr>
              <w:tag w:val="goog_rdk_345"/>
            </w:sdtPr>
            <w:sdtContent>
              <w:r w:rsidDel="00000000" w:rsidR="00000000" w:rsidRPr="00000000">
                <w:rPr>
                  <w:strike w:val="1"/>
                  <w:color w:val="6aa84f"/>
                  <w:sz w:val="24"/>
                  <w:szCs w:val="24"/>
                  <w:highlight w:val="white"/>
                  <w:rtl w:val="0"/>
                  <w:rPrChange w:author="yosr hamdi" w:id="125" w:date="2020-11-05T14:47:48Z">
                    <w:rPr>
                      <w:color w:val="6aa84f"/>
                      <w:sz w:val="24"/>
                      <w:szCs w:val="24"/>
                      <w:highlight w:val="white"/>
                    </w:rPr>
                  </w:rPrChange>
                </w:rPr>
                <w:t xml:space="preserve">After a laborious exploration of various databases from which data could be retrieved using APIs, including PharmGKB, Clinvar, GWAS Catalog, dbSNP, BIOMART, OMIM, clinGEN, VIP, Monarch Initiative, MyVariant, PharmVar and others, followed by an establishment of a protocol to evaluate the most informative databases to be used to extract African data and identify metadata to be included, two databases were selected for initial incorporation into the African Genomic Medicine Portal, namely PharmGKB and DisgeNet. These databases were selected due to the classification of data records already incorporated within them, enabling African-related records to be easily retrieved.</w:t>
              </w:r>
            </w:sdtContent>
          </w:sdt>
          <w:commentRangeEnd w:id="66"/>
          <w:r w:rsidDel="00000000" w:rsidR="00000000" w:rsidRPr="00000000">
            <w:commentReference w:id="66"/>
          </w:r>
          <w:sdt>
            <w:sdtPr>
              <w:tag w:val="goog_rdk_346"/>
            </w:sdtPr>
            <w:sdtContent>
              <w:r w:rsidDel="00000000" w:rsidR="00000000" w:rsidRPr="00000000">
                <w:rPr>
                  <w:rtl w:val="0"/>
                </w:rPr>
              </w:r>
            </w:sdtContent>
          </w:sdt>
        </w:p>
      </w:sdtContent>
    </w:sdt>
    <w:p w:rsidR="00000000" w:rsidDel="00000000" w:rsidP="00000000" w:rsidRDefault="00000000" w:rsidRPr="00000000" w14:paraId="00000091">
      <w:pPr>
        <w:spacing w:line="360" w:lineRule="auto"/>
        <w:jc w:val="both"/>
        <w:rPr>
          <w:color w:val="6aa84f"/>
          <w:sz w:val="24"/>
          <w:szCs w:val="24"/>
        </w:rPr>
      </w:pPr>
      <w:sdt>
        <w:sdtPr>
          <w:tag w:val="goog_rdk_349"/>
        </w:sdtPr>
        <w:sdtContent>
          <w:del w:author="yosr hamdi" w:id="126" w:date="2020-11-05T14:48:42Z">
            <w:r w:rsidDel="00000000" w:rsidR="00000000" w:rsidRPr="00000000">
              <w:rPr>
                <w:color w:val="6aa84f"/>
                <w:sz w:val="24"/>
                <w:szCs w:val="24"/>
                <w:highlight w:val="white"/>
                <w:rtl w:val="0"/>
              </w:rPr>
              <w:delText xml:space="preserve">Contextual filters were set to retrieve African data from the two databases; however, it was later found that a lot of African data were annotated in larger or unclassified regions and ethnic groups. Therefore, the content team opted instead to employ a manual mining approach to extract African-specific data. Another filtering approach proposed was through using PMIDs.</w:delText>
            </w:r>
          </w:del>
        </w:sdtContent>
      </w:sdt>
      <w:commentRangeEnd w:id="62"/>
      <w:r w:rsidDel="00000000" w:rsidR="00000000" w:rsidRPr="00000000">
        <w:commentReference w:id="62"/>
      </w:r>
      <w:commentRangeEnd w:id="63"/>
      <w:r w:rsidDel="00000000" w:rsidR="00000000" w:rsidRPr="00000000">
        <w:commentReference w:id="63"/>
      </w:r>
      <w:commentRangeEnd w:id="64"/>
      <w:r w:rsidDel="00000000" w:rsidR="00000000" w:rsidRPr="00000000">
        <w:commentReference w:id="64"/>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sdt>
      <w:sdtPr>
        <w:tag w:val="goog_rdk_352"/>
      </w:sdtPr>
      <w:sdtContent>
        <w:p w:rsidR="00000000" w:rsidDel="00000000" w:rsidP="00000000" w:rsidRDefault="00000000" w:rsidRPr="00000000" w14:paraId="00000093">
          <w:pPr>
            <w:pStyle w:val="Heading2"/>
            <w:rPr>
              <w:del w:author="Houcemeddine Othman" w:id="127" w:date="2020-11-03T16:48:42Z"/>
            </w:rPr>
          </w:pPr>
          <w:sdt>
            <w:sdtPr>
              <w:tag w:val="goog_rdk_351"/>
            </w:sdtPr>
            <w:sdtContent>
              <w:del w:author="Houcemeddine Othman" w:id="127" w:date="2020-11-03T16:48:42Z">
                <w:bookmarkStart w:colFirst="0" w:colLast="0" w:name="_heading=h.jt8nukebb9e2" w:id="7"/>
                <w:bookmarkEnd w:id="7"/>
                <w:r w:rsidDel="00000000" w:rsidR="00000000" w:rsidRPr="00000000">
                  <w:rPr>
                    <w:rtl w:val="0"/>
                  </w:rPr>
                  <w:delText xml:space="preserve">Grounding elements for African AMP and consortium building</w:delText>
                </w:r>
              </w:del>
            </w:sdtContent>
          </w:sdt>
        </w:p>
      </w:sdtContent>
    </w:sdt>
    <w:sdt>
      <w:sdtPr>
        <w:tag w:val="goog_rdk_355"/>
      </w:sdtPr>
      <w:sdtContent>
        <w:p w:rsidR="00000000" w:rsidDel="00000000" w:rsidP="00000000" w:rsidRDefault="00000000" w:rsidRPr="00000000" w14:paraId="00000094">
          <w:pPr>
            <w:spacing w:line="360" w:lineRule="auto"/>
            <w:jc w:val="both"/>
            <w:rPr>
              <w:ins w:author="Houcemeddine Othman" w:id="127" w:date="2020-11-03T16:48:42Z"/>
            </w:rPr>
          </w:pPr>
          <w:sdt>
            <w:sdtPr>
              <w:tag w:val="goog_rdk_354"/>
            </w:sdtPr>
            <w:sdtContent>
              <w:ins w:author="Houcemeddine Othman" w:id="127" w:date="2020-11-03T16:48:42Z">
                <w:r w:rsidDel="00000000" w:rsidR="00000000" w:rsidRPr="00000000">
                  <w:rPr>
                    <w:rtl w:val="0"/>
                  </w:rPr>
                </w:r>
              </w:ins>
            </w:sdtContent>
          </w:sdt>
        </w:p>
      </w:sdtContent>
    </w:sdt>
    <w:sdt>
      <w:sdtPr>
        <w:tag w:val="goog_rdk_364"/>
      </w:sdtPr>
      <w:sdtContent>
        <w:p w:rsidR="00000000" w:rsidDel="00000000" w:rsidP="00000000" w:rsidRDefault="00000000" w:rsidRPr="00000000" w14:paraId="00000095">
          <w:pPr>
            <w:spacing w:line="360" w:lineRule="auto"/>
            <w:ind w:left="720" w:firstLine="0"/>
            <w:jc w:val="both"/>
            <w:rPr>
              <w:ins w:author="Houcemeddine Othman" w:id="129" w:date="2020-11-03T16:49:01Z"/>
              <w:rFonts w:ascii="Arial" w:cs="Arial" w:eastAsia="Arial" w:hAnsi="Arial"/>
              <w:b w:val="0"/>
              <w:i w:val="0"/>
              <w:smallCaps w:val="0"/>
              <w:strike w:val="0"/>
              <w:color w:val="000000"/>
              <w:sz w:val="22"/>
              <w:szCs w:val="22"/>
              <w:u w:val="none"/>
              <w:rPrChange w:author="yosr hamdi" w:id="130" w:date="2020-11-05T14:58:19Z">
                <w:rPr>
                  <w:b w:val="1"/>
                  <w:sz w:val="28"/>
                  <w:szCs w:val="28"/>
                </w:rPr>
              </w:rPrChange>
            </w:rPr>
            <w:pPrChange w:author="yosr hamdi" w:id="0" w:date="2020-11-05T14:58:19Z">
              <w:pPr>
                <w:numPr>
                  <w:ilvl w:val="0"/>
                  <w:numId w:val="7"/>
                </w:numPr>
                <w:spacing w:line="360" w:lineRule="auto"/>
                <w:ind w:left="720" w:hanging="360"/>
                <w:jc w:val="both"/>
              </w:pPr>
            </w:pPrChange>
          </w:pPr>
          <w:sdt>
            <w:sdtPr>
              <w:tag w:val="goog_rdk_358"/>
            </w:sdtPr>
            <w:sdtContent>
              <w:ins w:author="yosr hamdi" w:id="128" w:date="2020-11-05T14:58:20Z">
                <w:sdt>
                  <w:sdtPr>
                    <w:tag w:val="goog_rdk_359"/>
                  </w:sdtPr>
                  <w:sdtContent>
                    <w:del w:author="yosr hamdi" w:id="128" w:date="2020-11-05T14:58:20Z">
                      <w:r w:rsidDel="00000000" w:rsidR="00000000" w:rsidRPr="00000000">
                        <w:rPr>
                          <w:rtl w:val="0"/>
                        </w:rPr>
                        <w:delText xml:space="preserve">2</w:delText>
                      </w:r>
                    </w:del>
                  </w:sdtContent>
                </w:sdt>
              </w:ins>
            </w:sdtContent>
          </w:sdt>
          <w:sdt>
            <w:sdtPr>
              <w:tag w:val="goog_rdk_360"/>
            </w:sdtPr>
            <w:sdtContent>
              <w:del w:author="yosr hamdi" w:id="128" w:date="2020-11-05T14:58:20Z"/>
            </w:sdtContent>
          </w:sdt>
          <w:sdt>
            <w:sdtPr>
              <w:tag w:val="goog_rdk_361"/>
            </w:sdtPr>
            <w:sdtContent>
              <w:ins w:author="Houcemeddine Othman" w:id="129" w:date="2020-11-03T16:49:01Z">
                <w:sdt>
                  <w:sdtPr>
                    <w:tag w:val="goog_rdk_362"/>
                  </w:sdtPr>
                  <w:sdtContent>
                    <w:del w:author="yosr hamdi" w:id="128" w:date="2020-11-05T14:58:20Z">
                      <w:r w:rsidDel="00000000" w:rsidR="00000000" w:rsidRPr="00000000">
                        <w:rPr>
                          <w:rtl w:val="0"/>
                        </w:rPr>
                        <w:delText xml:space="preserve">Content</w:delText>
                      </w:r>
                    </w:del>
                  </w:sdtContent>
                </w:sdt>
              </w:ins>
              <w:sdt>
                <w:sdtPr>
                  <w:tag w:val="goog_rdk_363"/>
                </w:sdtPr>
                <w:sdtContent>
                  <w:ins w:author="Houcemeddine Othman" w:id="129" w:date="2020-11-03T16:49:01Z">
                    <w:r w:rsidDel="00000000" w:rsidR="00000000" w:rsidRPr="00000000">
                      <w:rPr>
                        <w:rtl w:val="0"/>
                      </w:rPr>
                    </w:r>
                  </w:ins>
                </w:sdtContent>
              </w:sdt>
              <w:ins w:author="Houcemeddine Othman" w:id="129" w:date="2020-11-03T16:49:01Z"/>
            </w:sdtContent>
          </w:sdt>
        </w:p>
      </w:sdtContent>
    </w:sdt>
    <w:sdt>
      <w:sdtPr>
        <w:tag w:val="goog_rdk_366"/>
      </w:sdtPr>
      <w:sdtContent>
        <w:p w:rsidR="00000000" w:rsidDel="00000000" w:rsidP="00000000" w:rsidRDefault="00000000" w:rsidRPr="00000000" w14:paraId="00000096">
          <w:pPr>
            <w:spacing w:line="360" w:lineRule="auto"/>
            <w:jc w:val="both"/>
            <w:rPr>
              <w:ins w:author="Houcemeddine Othman" w:id="129" w:date="2020-11-03T16:49:01Z"/>
            </w:rPr>
          </w:pPr>
          <w:sdt>
            <w:sdtPr>
              <w:tag w:val="goog_rdk_365"/>
            </w:sdtPr>
            <w:sdtContent>
              <w:ins w:author="Houcemeddine Othman" w:id="129" w:date="2020-11-03T16:49:01Z">
                <w:r w:rsidDel="00000000" w:rsidR="00000000" w:rsidRPr="00000000">
                  <w:rPr>
                    <w:rtl w:val="0"/>
                  </w:rPr>
                  <w:t xml:space="preserve">Primary data sources</w:t>
                </w:r>
              </w:ins>
            </w:sdtContent>
          </w:sdt>
        </w:p>
      </w:sdtContent>
    </w:sdt>
    <w:sdt>
      <w:sdtPr>
        <w:tag w:val="goog_rdk_413"/>
      </w:sdtPr>
      <w:sdtContent>
        <w:p w:rsidR="00000000" w:rsidDel="00000000" w:rsidP="00000000" w:rsidRDefault="00000000" w:rsidRPr="00000000" w14:paraId="00000097">
          <w:pPr>
            <w:spacing w:line="360" w:lineRule="auto"/>
            <w:jc w:val="both"/>
            <w:rPr>
              <w:ins w:author="Houcemeddine Othman" w:id="129" w:date="2020-11-03T16:49:01Z"/>
            </w:rPr>
          </w:pPr>
          <w:sdt>
            <w:sdtPr>
              <w:tag w:val="goog_rdk_367"/>
            </w:sdtPr>
            <w:sdtContent>
              <w:ins w:author="Houcemeddine Othman" w:id="129" w:date="2020-11-03T16:49:01Z">
                <w:r w:rsidDel="00000000" w:rsidR="00000000" w:rsidRPr="00000000">
                  <w:rPr>
                    <w:rtl w:val="0"/>
                  </w:rPr>
                  <w:t xml:space="preserve">We have </w:t>
                </w:r>
              </w:ins>
            </w:sdtContent>
          </w:sdt>
          <w:sdt>
            <w:sdtPr>
              <w:tag w:val="goog_rdk_368"/>
            </w:sdtPr>
            <w:sdtContent>
              <w:ins w:author="Jorge da Rocha" w:id="131" w:date="2020-11-10T14:15:21Z">
                <w:r w:rsidDel="00000000" w:rsidR="00000000" w:rsidRPr="00000000">
                  <w:rPr>
                    <w:rtl w:val="0"/>
                  </w:rPr>
                  <w:t xml:space="preserve">retrieved </w:t>
                </w:r>
              </w:ins>
            </w:sdtContent>
          </w:sdt>
          <w:sdt>
            <w:sdtPr>
              <w:tag w:val="goog_rdk_369"/>
            </w:sdtPr>
            <w:sdtContent>
              <w:ins w:author="Houcemeddine Othman" w:id="129" w:date="2020-11-03T16:49:01Z">
                <w:sdt>
                  <w:sdtPr>
                    <w:tag w:val="goog_rdk_370"/>
                  </w:sdtPr>
                  <w:sdtContent>
                    <w:del w:author="Jorge da Rocha" w:id="131" w:date="2020-11-10T14:15:21Z">
                      <w:r w:rsidDel="00000000" w:rsidR="00000000" w:rsidRPr="00000000">
                        <w:rPr>
                          <w:rtl w:val="0"/>
                        </w:rPr>
                        <w:delText xml:space="preserve">downloaded</w:delText>
                      </w:r>
                    </w:del>
                  </w:sdtContent>
                </w:sdt>
                <w:r w:rsidDel="00000000" w:rsidR="00000000" w:rsidRPr="00000000">
                  <w:rPr>
                    <w:rtl w:val="0"/>
                  </w:rPr>
                  <w:t xml:space="preserve"> two datasets in plain text format from PharmGKB</w:t>
                </w:r>
              </w:ins>
            </w:sdtContent>
          </w:sdt>
          <w:sdt>
            <w:sdtPr>
              <w:tag w:val="goog_rdk_371"/>
            </w:sdtPr>
            <w:sdtContent>
              <w:ins w:author="Jorge da Rocha" w:id="132" w:date="2020-11-10T15:22:28Z">
                <w:r w:rsidDel="00000000" w:rsidR="00000000" w:rsidRPr="00000000">
                  <w:rPr>
                    <w:rtl w:val="0"/>
                  </w:rPr>
                  <w:t xml:space="preserve"> (22992668)</w:t>
                </w:r>
              </w:ins>
            </w:sdtContent>
          </w:sdt>
          <w:sdt>
            <w:sdtPr>
              <w:tag w:val="goog_rdk_372"/>
            </w:sdtPr>
            <w:sdtContent>
              <w:ins w:author="Houcemeddine Othman" w:id="129" w:date="2020-11-03T16:49:01Z">
                <w:r w:rsidDel="00000000" w:rsidR="00000000" w:rsidRPr="00000000">
                  <w:rPr>
                    <w:rtl w:val="0"/>
                  </w:rPr>
                  <w:t xml:space="preserve"> and DisGeNET</w:t>
                </w:r>
              </w:ins>
            </w:sdtContent>
          </w:sdt>
          <w:sdt>
            <w:sdtPr>
              <w:tag w:val="goog_rdk_373"/>
            </w:sdtPr>
            <w:sdtContent>
              <w:ins w:author="Jorge da Rocha" w:id="133" w:date="2020-11-10T15:23:57Z">
                <w:r w:rsidDel="00000000" w:rsidR="00000000" w:rsidRPr="00000000">
                  <w:rPr>
                    <w:rtl w:val="0"/>
                  </w:rPr>
                  <w:t xml:space="preserve"> ( 31680165)</w:t>
                </w:r>
              </w:ins>
            </w:sdtContent>
          </w:sdt>
          <w:sdt>
            <w:sdtPr>
              <w:tag w:val="goog_rdk_374"/>
            </w:sdtPr>
            <w:sdtContent>
              <w:ins w:author="Houcemeddine Othman" w:id="129" w:date="2020-11-03T16:49:01Z">
                <w:r w:rsidDel="00000000" w:rsidR="00000000" w:rsidRPr="00000000">
                  <w:rPr>
                    <w:rtl w:val="0"/>
                  </w:rPr>
                  <w:t xml:space="preserve"> databases corresponding respectively to 'var_drug_ann.tsv' and</w:t>
                </w:r>
                <w:sdt>
                  <w:sdtPr>
                    <w:tag w:val="goog_rdk_375"/>
                  </w:sdtPr>
                  <w:sdtContent>
                    <w:del w:author="Jorge da Rocha" w:id="134" w:date="2020-11-10T14:39:50Z">
                      <w:r w:rsidDel="00000000" w:rsidR="00000000" w:rsidRPr="00000000">
                        <w:rPr>
                          <w:rtl w:val="0"/>
                        </w:rPr>
                        <w:delText xml:space="preserve"> 'curated_variant_disease_associations.</w:delText>
                      </w:r>
                    </w:del>
                  </w:sdtContent>
                </w:sdt>
                <w:sdt>
                  <w:sdtPr>
                    <w:tag w:val="goog_rdk_376"/>
                  </w:sdtPr>
                  <w:sdtContent>
                    <w:del w:author="Jorge da Rocha" w:id="135" w:date="2020-11-10T14:39:58Z">
                      <w:r w:rsidDel="00000000" w:rsidR="00000000" w:rsidRPr="00000000">
                        <w:rPr>
                          <w:rtl w:val="0"/>
                        </w:rPr>
                        <w:delText xml:space="preserve">tsv</w:delText>
                      </w:r>
                    </w:del>
                  </w:sdtContent>
                </w:sdt>
              </w:ins>
            </w:sdtContent>
          </w:sdt>
          <w:sdt>
            <w:sdtPr>
              <w:tag w:val="goog_rdk_377"/>
            </w:sdtPr>
            <w:sdtContent>
              <w:ins w:author="Jorge da Rocha" w:id="135" w:date="2020-11-10T14:39:58Z">
                <w:r w:rsidDel="00000000" w:rsidR="00000000" w:rsidRPr="00000000">
                  <w:rPr>
                    <w:rtl w:val="0"/>
                  </w:rPr>
                  <w:t xml:space="preserve">all_variant_disease_pmid_associations.tsv</w:t>
                </w:r>
              </w:ins>
            </w:sdtContent>
          </w:sdt>
          <w:sdt>
            <w:sdtPr>
              <w:tag w:val="goog_rdk_378"/>
            </w:sdtPr>
            <w:sdtContent>
              <w:ins w:author="Houcemeddine Othman" w:id="129" w:date="2020-11-03T16:49:01Z">
                <w:r w:rsidDel="00000000" w:rsidR="00000000" w:rsidRPr="00000000">
                  <w:rPr>
                    <w:rtl w:val="0"/>
                  </w:rPr>
                  <w:t xml:space="preserve">'.</w:t>
                </w:r>
              </w:ins>
            </w:sdtContent>
          </w:sdt>
          <w:sdt>
            <w:sdtPr>
              <w:tag w:val="goog_rdk_379"/>
            </w:sdtPr>
            <w:sdtContent>
              <w:ins w:author="Jorge da Rocha" w:id="136" w:date="2020-11-10T14:19:39Z">
                <w:r w:rsidDel="00000000" w:rsidR="00000000" w:rsidRPr="00000000">
                  <w:rPr>
                    <w:rtl w:val="0"/>
                  </w:rPr>
                  <w:t xml:space="preserve"> These tables contain variant based information regarding known drug response associations (PharmGKB) and associations related to disease phenotypes (DisGenet). Each entry is also linked to metadata regarding the study which produced the association, including a link to its Pubmed entry (PMID). Gene names were obtained for DisGeNet variants with Ensembl’s Biomart. These linked names allow for variants to be queried by name of gene. PharmGKB data already has gene </w:t>
                </w:r>
              </w:ins>
            </w:sdtContent>
          </w:sdt>
          <w:sdt>
            <w:sdtPr>
              <w:tag w:val="goog_rdk_380"/>
            </w:sdtPr>
            <w:sdtContent>
              <w:ins w:author="Faisal M. Fadlelmola" w:id="137" w:date="2021-06-04T07:40:38Z">
                <w:r w:rsidDel="00000000" w:rsidR="00000000" w:rsidRPr="00000000">
                  <w:rPr>
                    <w:rtl w:val="0"/>
                  </w:rPr>
                  <w:t xml:space="preserve">names</w:t>
                </w:r>
              </w:ins>
            </w:sdtContent>
          </w:sdt>
          <w:sdt>
            <w:sdtPr>
              <w:tag w:val="goog_rdk_381"/>
            </w:sdtPr>
            <w:sdtContent>
              <w:ins w:author="Jorge da Rocha" w:id="136" w:date="2020-11-10T14:19:39Z">
                <w:sdt>
                  <w:sdtPr>
                    <w:tag w:val="goog_rdk_382"/>
                  </w:sdtPr>
                  <w:sdtContent>
                    <w:del w:author="Faisal M. Fadlelmola" w:id="137" w:date="2021-06-04T07:40:38Z">
                      <w:r w:rsidDel="00000000" w:rsidR="00000000" w:rsidRPr="00000000">
                        <w:rPr>
                          <w:rtl w:val="0"/>
                        </w:rPr>
                        <w:delText xml:space="preserve">name</w:delText>
                      </w:r>
                    </w:del>
                  </w:sdtContent>
                </w:sdt>
                <w:r w:rsidDel="00000000" w:rsidR="00000000" w:rsidRPr="00000000">
                  <w:rPr>
                    <w:rtl w:val="0"/>
                  </w:rPr>
                  <w:t xml:space="preserve"> present within its data structure.</w:t>
                </w:r>
              </w:ins>
            </w:sdtContent>
          </w:sdt>
          <w:sdt>
            <w:sdtPr>
              <w:tag w:val="goog_rdk_383"/>
            </w:sdtPr>
            <w:sdtContent>
              <w:ins w:author="Houcemeddine Othman" w:id="129" w:date="2020-11-03T16:49:01Z">
                <w:r w:rsidDel="00000000" w:rsidR="00000000" w:rsidRPr="00000000">
                  <w:rPr>
                    <w:rtl w:val="0"/>
                  </w:rPr>
                  <w:t xml:space="preserve"> </w:t>
                </w:r>
                <w:sdt>
                  <w:sdtPr>
                    <w:tag w:val="goog_rdk_384"/>
                  </w:sdtPr>
                  <w:sdtContent>
                    <w:del w:author="Jorge da Rocha" w:id="138" w:date="2020-11-10T14:25:47Z">
                      <w:r w:rsidDel="00000000" w:rsidR="00000000" w:rsidRPr="00000000">
                        <w:rPr>
                          <w:rtl w:val="0"/>
                        </w:rPr>
                        <w:delText xml:space="preserve">The two tables </w:delText>
                      </w:r>
                    </w:del>
                  </w:sdtContent>
                </w:sdt>
                <w:sdt>
                  <w:sdtPr>
                    <w:tag w:val="goog_rdk_385"/>
                  </w:sdtPr>
                  <w:sdtContent>
                    <w:del w:author="Jorge da Rocha" w:id="139" w:date="2020-11-10T14:25:47Z"/>
                  </w:sdtContent>
                </w:sdt>
              </w:ins>
              <w:sdt>
                <w:sdtPr>
                  <w:tag w:val="goog_rdk_386"/>
                </w:sdtPr>
                <w:sdtContent>
                  <w:commentRangeStart w:id="67"/>
                </w:sdtContent>
              </w:sdt>
              <w:ins w:author="Houcemeddine Othman" w:id="129" w:date="2020-11-03T16:49:01Z">
                <w:del w:author="Jorge da Rocha" w:id="139" w:date="2020-11-10T14:25:47Z">
                  <w:sdt>
                    <w:sdtPr>
                      <w:tag w:val="goog_rdk_387"/>
                    </w:sdtPr>
                    <w:sdtContent>
                      <w:commentRangeStart w:id="68"/>
                    </w:sdtContent>
                  </w:sdt>
                  <w:r w:rsidDel="00000000" w:rsidR="00000000" w:rsidRPr="00000000">
                    <w:rPr>
                      <w:rtl w:val="0"/>
                    </w:rPr>
                    <w:delText xml:space="preserve">(XX, YY)</w:delText>
                  </w:r>
                  <w:commentRangeEnd w:id="67"/>
                  <w:r w:rsidDel="00000000" w:rsidR="00000000" w:rsidRPr="00000000">
                    <w:commentReference w:id="67"/>
                  </w:r>
                  <w:commentRangeEnd w:id="68"/>
                  <w:r w:rsidDel="00000000" w:rsidR="00000000" w:rsidRPr="00000000">
                    <w:commentReference w:id="68"/>
                  </w:r>
                  <w:r w:rsidDel="00000000" w:rsidR="00000000" w:rsidRPr="00000000">
                    <w:rPr>
                      <w:rtl w:val="0"/>
                    </w:rPr>
                    <w:delText xml:space="preserve"> contain entries about variants that are either associated with drug response or disease phenotypes. </w:delText>
                  </w:r>
                </w:del>
                <w:sdt>
                  <w:sdtPr>
                    <w:tag w:val="goog_rdk_388"/>
                  </w:sdtPr>
                  <w:sdtContent>
                    <w:del w:author="Jorge da Rocha" w:id="140" w:date="2020-11-10T14:31:27Z">
                      <w:r w:rsidDel="00000000" w:rsidR="00000000" w:rsidRPr="00000000">
                        <w:rPr>
                          <w:rtl w:val="0"/>
                        </w:rPr>
                        <w:delText xml:space="preserve">The </w:delText>
                      </w:r>
                    </w:del>
                  </w:sdtContent>
                </w:sdt>
              </w:ins>
            </w:sdtContent>
          </w:sdt>
          <w:sdt>
            <w:sdtPr>
              <w:tag w:val="goog_rdk_389"/>
            </w:sdtPr>
            <w:sdtContent>
              <w:del w:author="Jorge da Rocha" w:id="140" w:date="2020-11-10T14:31:27Z"/>
            </w:sdtContent>
          </w:sdt>
          <w:sdt>
            <w:sdtPr>
              <w:tag w:val="goog_rdk_390"/>
            </w:sdtPr>
            <w:sdtContent>
              <w:ins w:author="Jorge da Rocha" w:id="140" w:date="2020-11-10T14:31:27Z">
                <w:sdt>
                  <w:sdtPr>
                    <w:tag w:val="goog_rdk_391"/>
                  </w:sdtPr>
                  <w:sdtContent>
                    <w:del w:author="Jorge da Rocha" w:id="140" w:date="2020-11-10T14:31:27Z">
                      <w:r w:rsidDel="00000000" w:rsidR="00000000" w:rsidRPr="00000000">
                        <w:rPr>
                          <w:rtl w:val="0"/>
                        </w:rPr>
                        <w:delText xml:space="preserve">For DisGeNet data, </w:delText>
                      </w:r>
                    </w:del>
                  </w:sdtContent>
                </w:sdt>
              </w:ins>
            </w:sdtContent>
          </w:sdt>
          <w:sdt>
            <w:sdtPr>
              <w:tag w:val="goog_rdk_392"/>
            </w:sdtPr>
            <w:sdtContent>
              <w:del w:author="Jorge da Rocha" w:id="140" w:date="2020-11-10T14:31:27Z"/>
            </w:sdtContent>
          </w:sdt>
          <w:sdt>
            <w:sdtPr>
              <w:tag w:val="goog_rdk_393"/>
            </w:sdtPr>
            <w:sdtContent>
              <w:ins w:author="Houcemeddine Othman" w:id="129" w:date="2020-11-03T16:49:01Z">
                <w:sdt>
                  <w:sdtPr>
                    <w:tag w:val="goog_rdk_394"/>
                  </w:sdtPr>
                  <w:sdtContent>
                    <w:del w:author="Jorge da Rocha" w:id="140" w:date="2020-11-10T14:31:27Z">
                      <w:r w:rsidDel="00000000" w:rsidR="00000000" w:rsidRPr="00000000">
                        <w:rPr>
                          <w:rtl w:val="0"/>
                        </w:rPr>
                        <w:delText xml:space="preserve">dataset</w:delText>
                      </w:r>
                    </w:del>
                  </w:sdtContent>
                </w:sdt>
              </w:ins>
            </w:sdtContent>
          </w:sdt>
          <w:sdt>
            <w:sdtPr>
              <w:tag w:val="goog_rdk_395"/>
            </w:sdtPr>
            <w:sdtContent>
              <w:del w:author="Jorge da Rocha" w:id="140" w:date="2020-11-10T14:31:27Z"/>
            </w:sdtContent>
          </w:sdt>
          <w:sdt>
            <w:sdtPr>
              <w:tag w:val="goog_rdk_396"/>
            </w:sdtPr>
            <w:sdtContent>
              <w:ins w:author="Jorge da Rocha" w:id="140" w:date="2020-11-10T14:31:27Z">
                <w:sdt>
                  <w:sdtPr>
                    <w:tag w:val="goog_rdk_397"/>
                  </w:sdtPr>
                  <w:sdtContent>
                    <w:del w:author="Jorge da Rocha" w:id="140" w:date="2020-11-10T14:31:27Z">
                      <w:r w:rsidDel="00000000" w:rsidR="00000000" w:rsidRPr="00000000">
                        <w:rPr>
                          <w:rtl w:val="0"/>
                        </w:rPr>
                        <w:delText xml:space="preserve"> we used the</w:delText>
                      </w:r>
                    </w:del>
                  </w:sdtContent>
                </w:sdt>
              </w:ins>
            </w:sdtContent>
          </w:sdt>
          <w:sdt>
            <w:sdtPr>
              <w:tag w:val="goog_rdk_398"/>
            </w:sdtPr>
            <w:sdtContent>
              <w:del w:author="Jorge da Rocha" w:id="140" w:date="2020-11-10T14:31:27Z"/>
            </w:sdtContent>
          </w:sdt>
          <w:sdt>
            <w:sdtPr>
              <w:tag w:val="goog_rdk_399"/>
            </w:sdtPr>
            <w:sdtContent>
              <w:ins w:author="Houcemeddine Othman" w:id="129" w:date="2020-11-03T16:49:01Z">
                <w:sdt>
                  <w:sdtPr>
                    <w:tag w:val="goog_rdk_400"/>
                  </w:sdtPr>
                  <w:sdtContent>
                    <w:del w:author="Jorge da Rocha" w:id="140" w:date="2020-11-10T14:31:27Z">
                      <w:r w:rsidDel="00000000" w:rsidR="00000000" w:rsidRPr="00000000">
                        <w:rPr>
                          <w:rtl w:val="0"/>
                        </w:rPr>
                        <w:delText xml:space="preserve"> 'all_gene_disease_pmid_associations.tsv'</w:delText>
                      </w:r>
                    </w:del>
                  </w:sdtContent>
                </w:sdt>
              </w:ins>
            </w:sdtContent>
          </w:sdt>
          <w:sdt>
            <w:sdtPr>
              <w:tag w:val="goog_rdk_401"/>
            </w:sdtPr>
            <w:sdtContent>
              <w:del w:author="Jorge da Rocha" w:id="140" w:date="2020-11-10T14:31:27Z"/>
            </w:sdtContent>
          </w:sdt>
          <w:sdt>
            <w:sdtPr>
              <w:tag w:val="goog_rdk_402"/>
            </w:sdtPr>
            <w:sdtContent>
              <w:ins w:author="Jorge da Rocha" w:id="140" w:date="2020-11-10T14:31:27Z">
                <w:sdt>
                  <w:sdtPr>
                    <w:tag w:val="goog_rdk_403"/>
                  </w:sdtPr>
                  <w:sdtContent>
                    <w:del w:author="Jorge da Rocha" w:id="140" w:date="2020-11-10T14:31:27Z">
                      <w:r w:rsidDel="00000000" w:rsidR="00000000" w:rsidRPr="00000000">
                        <w:rPr>
                          <w:rtl w:val="0"/>
                        </w:rPr>
                        <w:delText xml:space="preserve"> text file</w:delText>
                      </w:r>
                    </w:del>
                  </w:sdtContent>
                </w:sdt>
              </w:ins>
            </w:sdtContent>
          </w:sdt>
          <w:sdt>
            <w:sdtPr>
              <w:tag w:val="goog_rdk_404"/>
            </w:sdtPr>
            <w:sdtContent>
              <w:del w:author="Jorge da Rocha" w:id="140" w:date="2020-11-10T14:31:27Z"/>
            </w:sdtContent>
          </w:sdt>
          <w:sdt>
            <w:sdtPr>
              <w:tag w:val="goog_rdk_405"/>
            </w:sdtPr>
            <w:sdtContent>
              <w:ins w:author="Houcemeddine Othman" w:id="129" w:date="2020-11-03T16:49:01Z">
                <w:sdt>
                  <w:sdtPr>
                    <w:tag w:val="goog_rdk_406"/>
                  </w:sdtPr>
                  <w:sdtContent>
                    <w:del w:author="Jorge da Rocha" w:id="140" w:date="2020-11-10T14:31:27Z">
                      <w:r w:rsidDel="00000000" w:rsidR="00000000" w:rsidRPr="00000000">
                        <w:rPr>
                          <w:rtl w:val="0"/>
                        </w:rPr>
                        <w:delText xml:space="preserve"> that contains the gene-disease table associated with their PubMed entries has been also downloaded from the DisGeNET database following which it was merged with the gene-disease-p</w:delText>
                      </w:r>
                    </w:del>
                  </w:sdtContent>
                </w:sdt>
              </w:ins>
            </w:sdtContent>
          </w:sdt>
          <w:sdt>
            <w:sdtPr>
              <w:tag w:val="goog_rdk_407"/>
            </w:sdtPr>
            <w:sdtContent>
              <w:del w:author="Jorge da Rocha" w:id="140" w:date="2020-11-10T14:31:27Z"/>
            </w:sdtContent>
          </w:sdt>
          <w:sdt>
            <w:sdtPr>
              <w:tag w:val="goog_rdk_408"/>
            </w:sdtPr>
            <w:sdtContent>
              <w:ins w:author="Jorge da Rocha" w:id="140" w:date="2020-11-10T14:31:27Z">
                <w:sdt>
                  <w:sdtPr>
                    <w:tag w:val="goog_rdk_409"/>
                  </w:sdtPr>
                  <w:sdtContent>
                    <w:del w:author="Jorge da Rocha" w:id="140" w:date="2020-11-10T14:31:27Z">
                      <w:r w:rsidDel="00000000" w:rsidR="00000000" w:rsidRPr="00000000">
                        <w:rPr>
                          <w:rtl w:val="0"/>
                        </w:rPr>
                        <w:delText xml:space="preserve">mid</w:delText>
                      </w:r>
                    </w:del>
                  </w:sdtContent>
                </w:sdt>
              </w:ins>
            </w:sdtContent>
          </w:sdt>
          <w:sdt>
            <w:sdtPr>
              <w:tag w:val="goog_rdk_410"/>
            </w:sdtPr>
            <w:sdtContent>
              <w:del w:author="Jorge da Rocha" w:id="140" w:date="2020-11-10T14:31:27Z"/>
            </w:sdtContent>
          </w:sdt>
          <w:sdt>
            <w:sdtPr>
              <w:tag w:val="goog_rdk_411"/>
            </w:sdtPr>
            <w:sdtContent>
              <w:ins w:author="Houcemeddine Othman" w:id="129" w:date="2020-11-03T16:49:01Z">
                <w:sdt>
                  <w:sdtPr>
                    <w:tag w:val="goog_rdk_412"/>
                  </w:sdtPr>
                  <w:sdtContent>
                    <w:del w:author="Jorge da Rocha" w:id="140" w:date="2020-11-10T14:31:27Z">
                      <w:r w:rsidDel="00000000" w:rsidR="00000000" w:rsidRPr="00000000">
                        <w:rPr>
                          <w:rtl w:val="0"/>
                        </w:rPr>
                        <w:delText xml:space="preserve">aid based on the disease ID column.</w:delText>
                      </w:r>
                    </w:del>
                  </w:sdtContent>
                </w:sdt>
                <w:r w:rsidDel="00000000" w:rsidR="00000000" w:rsidRPr="00000000">
                  <w:rPr>
                    <w:rtl w:val="0"/>
                  </w:rPr>
                </w:r>
              </w:ins>
            </w:sdtContent>
          </w:sdt>
        </w:p>
      </w:sdtContent>
    </w:sdt>
    <w:sdt>
      <w:sdtPr>
        <w:tag w:val="goog_rdk_415"/>
      </w:sdtPr>
      <w:sdtContent>
        <w:p w:rsidR="00000000" w:rsidDel="00000000" w:rsidP="00000000" w:rsidRDefault="00000000" w:rsidRPr="00000000" w14:paraId="00000098">
          <w:pPr>
            <w:spacing w:line="360" w:lineRule="auto"/>
            <w:jc w:val="both"/>
            <w:rPr>
              <w:ins w:author="Houcemeddine Othman" w:id="129" w:date="2020-11-03T16:49:01Z"/>
            </w:rPr>
          </w:pPr>
          <w:sdt>
            <w:sdtPr>
              <w:tag w:val="goog_rdk_414"/>
            </w:sdtPr>
            <w:sdtContent>
              <w:ins w:author="Houcemeddine Othman" w:id="129" w:date="2020-11-03T16:49:01Z">
                <w:r w:rsidDel="00000000" w:rsidR="00000000" w:rsidRPr="00000000">
                  <w:rPr>
                    <w:rtl w:val="0"/>
                  </w:rPr>
                </w:r>
              </w:ins>
            </w:sdtContent>
          </w:sdt>
        </w:p>
      </w:sdtContent>
    </w:sdt>
    <w:sdt>
      <w:sdtPr>
        <w:tag w:val="goog_rdk_417"/>
      </w:sdtPr>
      <w:sdtContent>
        <w:p w:rsidR="00000000" w:rsidDel="00000000" w:rsidP="00000000" w:rsidRDefault="00000000" w:rsidRPr="00000000" w14:paraId="00000099">
          <w:pPr>
            <w:spacing w:line="360" w:lineRule="auto"/>
            <w:jc w:val="both"/>
            <w:rPr>
              <w:ins w:author="Houcemeddine Othman" w:id="129" w:date="2020-11-03T16:49:01Z"/>
            </w:rPr>
          </w:pPr>
          <w:sdt>
            <w:sdtPr>
              <w:tag w:val="goog_rdk_416"/>
            </w:sdtPr>
            <w:sdtContent>
              <w:ins w:author="Houcemeddine Othman" w:id="129" w:date="2020-11-03T16:49:01Z">
                <w:r w:rsidDel="00000000" w:rsidR="00000000" w:rsidRPr="00000000">
                  <w:rPr>
                    <w:rtl w:val="0"/>
                  </w:rPr>
                  <w:t xml:space="preserve">Text mining</w:t>
                </w:r>
              </w:ins>
            </w:sdtContent>
          </w:sdt>
        </w:p>
      </w:sdtContent>
    </w:sdt>
    <w:sdt>
      <w:sdtPr>
        <w:tag w:val="goog_rdk_423"/>
      </w:sdtPr>
      <w:sdtContent>
        <w:p w:rsidR="00000000" w:rsidDel="00000000" w:rsidP="00000000" w:rsidRDefault="00000000" w:rsidRPr="00000000" w14:paraId="0000009A">
          <w:pPr>
            <w:spacing w:line="360" w:lineRule="auto"/>
            <w:jc w:val="both"/>
            <w:rPr>
              <w:ins w:author="Jorge da Rocha" w:id="142" w:date="2020-11-10T15:19:47Z"/>
            </w:rPr>
          </w:pPr>
          <w:sdt>
            <w:sdtPr>
              <w:tag w:val="goog_rdk_418"/>
            </w:sdtPr>
            <w:sdtContent>
              <w:ins w:author="Houcemeddine Othman" w:id="129" w:date="2020-11-03T16:49:01Z">
                <w:r w:rsidDel="00000000" w:rsidR="00000000" w:rsidRPr="00000000">
                  <w:rPr>
                    <w:rtl w:val="0"/>
                  </w:rPr>
                  <w:t xml:space="preserve">The PMID data from the variant-drug and the variant-disease tables were submitted to a text mining workflow (https://github.com/hothman/text_mining/blob/master/workflow/mining_medline.nf). Th</w:t>
                </w:r>
              </w:ins>
            </w:sdtContent>
          </w:sdt>
          <w:sdt>
            <w:sdtPr>
              <w:tag w:val="goog_rdk_419"/>
            </w:sdtPr>
            <w:sdtContent>
              <w:ins w:author="Jorge da Rocha" w:id="141" w:date="2020-11-10T15:09:27Z">
                <w:r w:rsidDel="00000000" w:rsidR="00000000" w:rsidRPr="00000000">
                  <w:rPr>
                    <w:rtl w:val="0"/>
                  </w:rPr>
                  <w:t xml:space="preserve">is aims to</w:t>
                </w:r>
              </w:ins>
            </w:sdtContent>
          </w:sdt>
          <w:sdt>
            <w:sdtPr>
              <w:tag w:val="goog_rdk_420"/>
            </w:sdtPr>
            <w:sdtContent>
              <w:ins w:author="Houcemeddine Othman" w:id="129" w:date="2020-11-03T16:49:01Z">
                <w:sdt>
                  <w:sdtPr>
                    <w:tag w:val="goog_rdk_421"/>
                  </w:sdtPr>
                  <w:sdtContent>
                    <w:del w:author="Jorge da Rocha" w:id="141" w:date="2020-11-10T15:09:27Z">
                      <w:r w:rsidDel="00000000" w:rsidR="00000000" w:rsidRPr="00000000">
                        <w:rPr>
                          <w:rtl w:val="0"/>
                        </w:rPr>
                        <w:delText xml:space="preserve">e goal of this step is to</w:delText>
                      </w:r>
                    </w:del>
                  </w:sdtContent>
                </w:sdt>
                <w:r w:rsidDel="00000000" w:rsidR="00000000" w:rsidRPr="00000000">
                  <w:rPr>
                    <w:rtl w:val="0"/>
                  </w:rPr>
                  <w:t xml:space="preserve"> filter the bibliography entries that contain data about variants identified from African ancestry. The workflow uses the 'EDirect' to fetch the PMID entries in XML format. A natural language processing treatment is then applied over the Title and Abstract fields of each entry for tokenization and filtering the relevant words of the processed text. Thereafter, we search for matches from a lexicon of 252 words that contains a list of countries, nationalities, and descriptions with African ancestry as well as a list of ethnolinguistic groups from Africa. The text mining process employs an in-house Python script to automate the search.</w:t>
                </w:r>
              </w:ins>
            </w:sdtContent>
          </w:sdt>
          <w:sdt>
            <w:sdtPr>
              <w:tag w:val="goog_rdk_422"/>
            </w:sdtPr>
            <w:sdtContent>
              <w:ins w:author="Jorge da Rocha" w:id="142" w:date="2020-11-10T15:19:47Z">
                <w:r w:rsidDel="00000000" w:rsidR="00000000" w:rsidRPr="00000000">
                  <w:rPr>
                    <w:rtl w:val="0"/>
                  </w:rPr>
                </w:r>
              </w:ins>
            </w:sdtContent>
          </w:sdt>
        </w:p>
      </w:sdtContent>
    </w:sdt>
    <w:sdt>
      <w:sdtPr>
        <w:tag w:val="goog_rdk_429"/>
      </w:sdtPr>
      <w:sdtContent>
        <w:p w:rsidR="00000000" w:rsidDel="00000000" w:rsidP="00000000" w:rsidRDefault="00000000" w:rsidRPr="00000000" w14:paraId="0000009B">
          <w:pPr>
            <w:spacing w:line="360" w:lineRule="auto"/>
            <w:jc w:val="both"/>
            <w:rPr>
              <w:ins w:author="Houcemeddine Othman" w:id="129" w:date="2020-11-03T16:49:01Z"/>
            </w:rPr>
          </w:pPr>
          <w:sdt>
            <w:sdtPr>
              <w:tag w:val="goog_rdk_424"/>
            </w:sdtPr>
            <w:sdtContent>
              <w:ins w:author="Jorge da Rocha" w:id="142" w:date="2020-11-10T15:19:47Z">
                <w:r w:rsidDel="00000000" w:rsidR="00000000" w:rsidRPr="00000000">
                  <w:rPr>
                    <w:rtl w:val="0"/>
                  </w:rPr>
                  <w:t xml:space="preserve">Moreover, all the references related to variants identified in populations with African ancestry were retrieved in XML format from PubMed. The title, publication year, and ID in the primary source (PMID) were extracted using an </w:t>
                </w:r>
              </w:ins>
            </w:sdtContent>
          </w:sdt>
          <w:sdt>
            <w:sdtPr>
              <w:tag w:val="goog_rdk_425"/>
            </w:sdtPr>
            <w:sdtContent>
              <w:ins w:author="Faisal M. Fadlelmola" w:id="143" w:date="2021-06-04T07:40:13Z">
                <w:r w:rsidDel="00000000" w:rsidR="00000000" w:rsidRPr="00000000">
                  <w:rPr>
                    <w:rtl w:val="0"/>
                  </w:rPr>
                  <w:t xml:space="preserve">in-house</w:t>
                </w:r>
              </w:ins>
            </w:sdtContent>
          </w:sdt>
          <w:sdt>
            <w:sdtPr>
              <w:tag w:val="goog_rdk_426"/>
            </w:sdtPr>
            <w:sdtContent>
              <w:ins w:author="Jorge da Rocha" w:id="142" w:date="2020-11-10T15:19:47Z">
                <w:sdt>
                  <w:sdtPr>
                    <w:tag w:val="goog_rdk_427"/>
                  </w:sdtPr>
                  <w:sdtContent>
                    <w:del w:author="Faisal M. Fadlelmola" w:id="143" w:date="2021-06-04T07:40:13Z">
                      <w:r w:rsidDel="00000000" w:rsidR="00000000" w:rsidRPr="00000000">
                        <w:rPr>
                          <w:rtl w:val="0"/>
                        </w:rPr>
                        <w:delText xml:space="preserve">in house</w:delText>
                      </w:r>
                    </w:del>
                  </w:sdtContent>
                </w:sdt>
                <w:r w:rsidDel="00000000" w:rsidR="00000000" w:rsidRPr="00000000">
                  <w:rPr>
                    <w:rtl w:val="0"/>
                  </w:rPr>
                  <w:t xml:space="preserve"> series of python scripts to generate the table of all the bibliography resources linked to the curated entries. </w:t>
                </w:r>
              </w:ins>
            </w:sdtContent>
          </w:sdt>
          <w:sdt>
            <w:sdtPr>
              <w:tag w:val="goog_rdk_428"/>
            </w:sdtPr>
            <w:sdtContent>
              <w:ins w:author="Houcemeddine Othman" w:id="129" w:date="2020-11-03T16:49:01Z">
                <w:r w:rsidDel="00000000" w:rsidR="00000000" w:rsidRPr="00000000">
                  <w:rPr>
                    <w:rtl w:val="0"/>
                  </w:rPr>
                </w:r>
              </w:ins>
            </w:sdtContent>
          </w:sdt>
        </w:p>
      </w:sdtContent>
    </w:sdt>
    <w:sdt>
      <w:sdtPr>
        <w:tag w:val="goog_rdk_431"/>
      </w:sdtPr>
      <w:sdtContent>
        <w:p w:rsidR="00000000" w:rsidDel="00000000" w:rsidP="00000000" w:rsidRDefault="00000000" w:rsidRPr="00000000" w14:paraId="0000009C">
          <w:pPr>
            <w:spacing w:line="360" w:lineRule="auto"/>
            <w:jc w:val="both"/>
            <w:rPr>
              <w:ins w:author="Houcemeddine Othman" w:id="129" w:date="2020-11-03T16:49:01Z"/>
            </w:rPr>
          </w:pPr>
          <w:sdt>
            <w:sdtPr>
              <w:tag w:val="goog_rdk_430"/>
            </w:sdtPr>
            <w:sdtContent>
              <w:ins w:author="Houcemeddine Othman" w:id="129" w:date="2020-11-03T16:49:01Z">
                <w:r w:rsidDel="00000000" w:rsidR="00000000" w:rsidRPr="00000000">
                  <w:rPr>
                    <w:rtl w:val="0"/>
                  </w:rPr>
                </w:r>
              </w:ins>
            </w:sdtContent>
          </w:sdt>
        </w:p>
      </w:sdtContent>
    </w:sdt>
    <w:sdt>
      <w:sdtPr>
        <w:tag w:val="goog_rdk_433"/>
      </w:sdtPr>
      <w:sdtContent>
        <w:p w:rsidR="00000000" w:rsidDel="00000000" w:rsidP="00000000" w:rsidRDefault="00000000" w:rsidRPr="00000000" w14:paraId="0000009D">
          <w:pPr>
            <w:spacing w:line="360" w:lineRule="auto"/>
            <w:jc w:val="both"/>
            <w:rPr>
              <w:ins w:author="Houcemeddine Othman" w:id="129" w:date="2020-11-03T16:49:01Z"/>
            </w:rPr>
          </w:pPr>
          <w:sdt>
            <w:sdtPr>
              <w:tag w:val="goog_rdk_432"/>
            </w:sdtPr>
            <w:sdtContent>
              <w:ins w:author="Houcemeddine Othman" w:id="129" w:date="2020-11-03T16:49:01Z">
                <w:r w:rsidDel="00000000" w:rsidR="00000000" w:rsidRPr="00000000">
                  <w:rPr>
                    <w:rtl w:val="0"/>
                  </w:rPr>
                  <w:t xml:space="preserve">Manual curation of data</w:t>
                </w:r>
              </w:ins>
            </w:sdtContent>
          </w:sdt>
        </w:p>
      </w:sdtContent>
    </w:sdt>
    <w:sdt>
      <w:sdtPr>
        <w:tag w:val="goog_rdk_459"/>
      </w:sdtPr>
      <w:sdtContent>
        <w:p w:rsidR="00000000" w:rsidDel="00000000" w:rsidP="00000000" w:rsidRDefault="00000000" w:rsidRPr="00000000" w14:paraId="0000009E">
          <w:pPr>
            <w:spacing w:line="360" w:lineRule="auto"/>
            <w:jc w:val="both"/>
            <w:rPr>
              <w:ins w:author="Houcemeddine Othman" w:id="129" w:date="2020-11-03T16:49:01Z"/>
            </w:rPr>
          </w:pPr>
          <w:sdt>
            <w:sdtPr>
              <w:tag w:val="goog_rdk_434"/>
            </w:sdtPr>
            <w:sdtContent>
              <w:ins w:author="Houcemeddine Othman" w:id="129" w:date="2020-11-03T16:49:01Z">
                <w:r w:rsidDel="00000000" w:rsidR="00000000" w:rsidRPr="00000000">
                  <w:rPr>
                    <w:rtl w:val="0"/>
                  </w:rPr>
                  <w:t xml:space="preserve">The retained PMID entries were examined </w:t>
                </w:r>
              </w:ins>
            </w:sdtContent>
          </w:sdt>
          <w:sdt>
            <w:sdtPr>
              <w:tag w:val="goog_rdk_435"/>
            </w:sdtPr>
            <w:sdtContent>
              <w:ins w:author="Faisal M. Fadlelmola" w:id="144" w:date="2021-06-04T07:40:25Z">
                <w:r w:rsidDel="00000000" w:rsidR="00000000" w:rsidRPr="00000000">
                  <w:rPr>
                    <w:rtl w:val="0"/>
                  </w:rPr>
                  <w:t xml:space="preserve">to remove</w:t>
                </w:r>
              </w:ins>
            </w:sdtContent>
          </w:sdt>
          <w:sdt>
            <w:sdtPr>
              <w:tag w:val="goog_rdk_436"/>
            </w:sdtPr>
            <w:sdtContent>
              <w:ins w:author="Jorge da Rocha" w:id="145" w:date="2020-11-10T15:11:48Z">
                <w:sdt>
                  <w:sdtPr>
                    <w:tag w:val="goog_rdk_437"/>
                  </w:sdtPr>
                  <w:sdtContent>
                    <w:del w:author="Faisal M. Fadlelmola" w:id="144" w:date="2021-06-04T07:40:25Z">
                      <w:r w:rsidDel="00000000" w:rsidR="00000000" w:rsidRPr="00000000">
                        <w:rPr>
                          <w:rtl w:val="0"/>
                        </w:rPr>
                        <w:delText xml:space="preserve">to </w:delText>
                      </w:r>
                    </w:del>
                  </w:sdtContent>
                </w:sdt>
              </w:ins>
            </w:sdtContent>
          </w:sdt>
          <w:sdt>
            <w:sdtPr>
              <w:tag w:val="goog_rdk_438"/>
            </w:sdtPr>
            <w:sdtContent>
              <w:del w:author="Faisal M. Fadlelmola" w:id="144" w:date="2021-06-04T07:40:25Z"/>
            </w:sdtContent>
          </w:sdt>
          <w:sdt>
            <w:sdtPr>
              <w:tag w:val="goog_rdk_439"/>
            </w:sdtPr>
            <w:sdtContent>
              <w:ins w:author="Houcemeddine Othman" w:id="129" w:date="2020-11-03T16:49:01Z">
                <w:sdt>
                  <w:sdtPr>
                    <w:tag w:val="goog_rdk_440"/>
                  </w:sdtPr>
                  <w:sdtContent>
                    <w:del w:author="Faisal M. Fadlelmola" w:id="144" w:date="2021-06-04T07:40:25Z">
                      <w:r w:rsidDel="00000000" w:rsidR="00000000" w:rsidRPr="00000000">
                        <w:rPr>
                          <w:rtl w:val="0"/>
                        </w:rPr>
                        <w:delText xml:space="preserve">for the aim of remov</w:delText>
                      </w:r>
                    </w:del>
                  </w:sdtContent>
                </w:sdt>
              </w:ins>
            </w:sdtContent>
          </w:sdt>
          <w:sdt>
            <w:sdtPr>
              <w:tag w:val="goog_rdk_441"/>
            </w:sdtPr>
            <w:sdtContent>
              <w:del w:author="Faisal M. Fadlelmola" w:id="144" w:date="2021-06-04T07:40:25Z"/>
            </w:sdtContent>
          </w:sdt>
          <w:sdt>
            <w:sdtPr>
              <w:tag w:val="goog_rdk_442"/>
            </w:sdtPr>
            <w:sdtContent>
              <w:ins w:author="Jorge da Rocha" w:id="146" w:date="2020-11-10T15:11:53Z">
                <w:sdt>
                  <w:sdtPr>
                    <w:tag w:val="goog_rdk_443"/>
                  </w:sdtPr>
                  <w:sdtContent>
                    <w:del w:author="Faisal M. Fadlelmola" w:id="144" w:date="2021-06-04T07:40:25Z">
                      <w:r w:rsidDel="00000000" w:rsidR="00000000" w:rsidRPr="00000000">
                        <w:rPr>
                          <w:rtl w:val="0"/>
                        </w:rPr>
                        <w:delText xml:space="preserve">e</w:delText>
                      </w:r>
                    </w:del>
                  </w:sdtContent>
                </w:sdt>
              </w:ins>
            </w:sdtContent>
          </w:sdt>
          <w:sdt>
            <w:sdtPr>
              <w:tag w:val="goog_rdk_444"/>
            </w:sdtPr>
            <w:sdtContent>
              <w:ins w:author="Houcemeddine Othman" w:id="129" w:date="2020-11-03T16:49:01Z">
                <w:sdt>
                  <w:sdtPr>
                    <w:tag w:val="goog_rdk_445"/>
                  </w:sdtPr>
                  <w:sdtContent>
                    <w:del w:author="Jorge da Rocha" w:id="146" w:date="2020-11-10T15:11:53Z">
                      <w:r w:rsidDel="00000000" w:rsidR="00000000" w:rsidRPr="00000000">
                        <w:rPr>
                          <w:rtl w:val="0"/>
                        </w:rPr>
                        <w:delText xml:space="preserve">ing</w:delText>
                      </w:r>
                    </w:del>
                  </w:sdtContent>
                </w:sdt>
                <w:r w:rsidDel="00000000" w:rsidR="00000000" w:rsidRPr="00000000">
                  <w:rPr>
                    <w:rtl w:val="0"/>
                  </w:rPr>
                  <w:t xml:space="preserve"> </w:t>
                </w:r>
                <w:sdt>
                  <w:sdtPr>
                    <w:tag w:val="goog_rdk_446"/>
                  </w:sdtPr>
                  <w:sdtContent>
                    <w:del w:author="Jorge da Rocha" w:id="147" w:date="2020-11-10T15:11:56Z">
                      <w:r w:rsidDel="00000000" w:rsidR="00000000" w:rsidRPr="00000000">
                        <w:rPr>
                          <w:rtl w:val="0"/>
                        </w:rPr>
                        <w:delText xml:space="preserve">the</w:delText>
                      </w:r>
                    </w:del>
                  </w:sdtContent>
                </w:sdt>
                <w:r w:rsidDel="00000000" w:rsidR="00000000" w:rsidRPr="00000000">
                  <w:rPr>
                    <w:rtl w:val="0"/>
                  </w:rPr>
                  <w:t xml:space="preserve"> </w:t>
                </w:r>
              </w:ins>
            </w:sdtContent>
          </w:sdt>
          <w:sdt>
            <w:sdtPr>
              <w:tag w:val="goog_rdk_447"/>
            </w:sdtPr>
            <w:sdtContent>
              <w:ins w:author="Jorge da Rocha" w:id="148" w:date="2020-11-10T15:11:58Z">
                <w:r w:rsidDel="00000000" w:rsidR="00000000" w:rsidRPr="00000000">
                  <w:rPr>
                    <w:rtl w:val="0"/>
                  </w:rPr>
                  <w:t xml:space="preserve">any </w:t>
                </w:r>
              </w:ins>
            </w:sdtContent>
          </w:sdt>
          <w:sdt>
            <w:sdtPr>
              <w:tag w:val="goog_rdk_448"/>
            </w:sdtPr>
            <w:sdtContent>
              <w:ins w:author="Houcemeddine Othman" w:id="129" w:date="2020-11-03T16:49:01Z">
                <w:r w:rsidDel="00000000" w:rsidR="00000000" w:rsidRPr="00000000">
                  <w:rPr>
                    <w:rtl w:val="0"/>
                  </w:rPr>
                  <w:t xml:space="preserve">false positive hits that result from the text mining processing</w:t>
                </w:r>
              </w:ins>
            </w:sdtContent>
          </w:sdt>
          <w:sdt>
            <w:sdtPr>
              <w:tag w:val="goog_rdk_449"/>
            </w:sdtPr>
            <w:sdtContent>
              <w:ins w:author="Jorge da Rocha" w:id="149" w:date="2020-11-10T15:12:07Z">
                <w:r w:rsidDel="00000000" w:rsidR="00000000" w:rsidRPr="00000000">
                  <w:rPr>
                    <w:rtl w:val="0"/>
                  </w:rPr>
                  <w:t xml:space="preserve">,</w:t>
                </w:r>
              </w:ins>
            </w:sdtContent>
          </w:sdt>
          <w:sdt>
            <w:sdtPr>
              <w:tag w:val="goog_rdk_450"/>
            </w:sdtPr>
            <w:sdtContent>
              <w:ins w:author="Houcemeddine Othman" w:id="129" w:date="2020-11-03T16:49:01Z">
                <w:r w:rsidDel="00000000" w:rsidR="00000000" w:rsidRPr="00000000">
                  <w:rPr>
                    <w:rtl w:val="0"/>
                  </w:rPr>
                  <w:t xml:space="preserve"> </w:t>
                </w:r>
              </w:ins>
            </w:sdtContent>
          </w:sdt>
          <w:sdt>
            <w:sdtPr>
              <w:tag w:val="goog_rdk_451"/>
            </w:sdtPr>
            <w:sdtContent>
              <w:ins w:author="Jorge da Rocha" w:id="150" w:date="2020-11-10T15:12:09Z">
                <w:r w:rsidDel="00000000" w:rsidR="00000000" w:rsidRPr="00000000">
                  <w:rPr>
                    <w:rtl w:val="0"/>
                  </w:rPr>
                  <w:t xml:space="preserve">and</w:t>
                </w:r>
              </w:ins>
            </w:sdtContent>
          </w:sdt>
          <w:sdt>
            <w:sdtPr>
              <w:tag w:val="goog_rdk_452"/>
            </w:sdtPr>
            <w:sdtContent>
              <w:ins w:author="Houcemeddine Othman" w:id="129" w:date="2020-11-03T16:49:01Z">
                <w:sdt>
                  <w:sdtPr>
                    <w:tag w:val="goog_rdk_453"/>
                  </w:sdtPr>
                  <w:sdtContent>
                    <w:del w:author="Jorge da Rocha" w:id="150" w:date="2020-11-10T15:12:09Z">
                      <w:r w:rsidDel="00000000" w:rsidR="00000000" w:rsidRPr="00000000">
                        <w:rPr>
                          <w:rtl w:val="0"/>
                        </w:rPr>
                        <w:delText xml:space="preserve">as well as</w:delText>
                      </w:r>
                    </w:del>
                  </w:sdtContent>
                </w:sdt>
                <w:r w:rsidDel="00000000" w:rsidR="00000000" w:rsidRPr="00000000">
                  <w:rPr>
                    <w:rtl w:val="0"/>
                  </w:rPr>
                  <w:t xml:space="preserve"> to extract the p-value data of the association between the variants and the phenotypes. The manual curation stage was also employed to harmonize the data about biogeographical groups and to extract the data about the country of origin of each study. All along this process, entries corresponding to studies about populations from African ancestry were labeled with one of the following nomenclature:  Sub-Saharan Africa, North Africa, African American, Mixed Population. The latter label includes populations that partially contain individuals from African origins. Data about </w:t>
                </w:r>
              </w:ins>
              <w:sdt>
                <w:sdtPr>
                  <w:tag w:val="goog_rdk_454"/>
                </w:sdtPr>
                <w:sdtContent>
                  <w:commentRangeStart w:id="69"/>
                </w:sdtContent>
              </w:sdt>
              <w:ins w:author="Houcemeddine Othman" w:id="129" w:date="2020-11-03T16:49:01Z">
                <w:r w:rsidDel="00000000" w:rsidR="00000000" w:rsidRPr="00000000">
                  <w:rPr>
                    <w:rtl w:val="0"/>
                  </w:rPr>
                  <w:t xml:space="preserve">p-values</w:t>
                </w:r>
                <w:commentRangeEnd w:id="69"/>
                <w:r w:rsidDel="00000000" w:rsidR="00000000" w:rsidRPr="00000000">
                  <w:commentReference w:id="69"/>
                </w:r>
                <w:r w:rsidDel="00000000" w:rsidR="00000000" w:rsidRPr="00000000">
                  <w:rPr>
                    <w:rtl w:val="0"/>
                  </w:rPr>
                  <w:t xml:space="preserve"> </w:t>
                </w:r>
              </w:ins>
            </w:sdtContent>
          </w:sdt>
          <w:sdt>
            <w:sdtPr>
              <w:tag w:val="goog_rdk_455"/>
            </w:sdtPr>
            <w:sdtContent>
              <w:ins w:author="Jorge da Rocha" w:id="151" w:date="2020-11-10T15:16:49Z">
                <w:r w:rsidDel="00000000" w:rsidR="00000000" w:rsidRPr="00000000">
                  <w:rPr>
                    <w:rtl w:val="0"/>
                  </w:rPr>
                  <w:t xml:space="preserve">were</w:t>
                </w:r>
              </w:ins>
            </w:sdtContent>
          </w:sdt>
          <w:sdt>
            <w:sdtPr>
              <w:tag w:val="goog_rdk_456"/>
            </w:sdtPr>
            <w:sdtContent>
              <w:ins w:author="Houcemeddine Othman" w:id="129" w:date="2020-11-03T16:49:01Z">
                <w:sdt>
                  <w:sdtPr>
                    <w:tag w:val="goog_rdk_457"/>
                  </w:sdtPr>
                  <w:sdtContent>
                    <w:del w:author="Jorge da Rocha" w:id="151" w:date="2020-11-10T15:16:49Z">
                      <w:r w:rsidDel="00000000" w:rsidR="00000000" w:rsidRPr="00000000">
                        <w:rPr>
                          <w:rtl w:val="0"/>
                        </w:rPr>
                        <w:delText xml:space="preserve">can</w:delText>
                      </w:r>
                    </w:del>
                  </w:sdtContent>
                </w:sdt>
                <w:r w:rsidDel="00000000" w:rsidR="00000000" w:rsidRPr="00000000">
                  <w:rPr>
                    <w:rtl w:val="0"/>
                  </w:rPr>
                  <w:t xml:space="preserve"> </w:t>
                </w:r>
                <w:sdt>
                  <w:sdtPr>
                    <w:tag w:val="goog_rdk_458"/>
                  </w:sdtPr>
                  <w:sdtContent>
                    <w:del w:author="Jorge da Rocha" w:id="152" w:date="2020-11-10T15:16:53Z">
                      <w:r w:rsidDel="00000000" w:rsidR="00000000" w:rsidRPr="00000000">
                        <w:rPr>
                          <w:rtl w:val="0"/>
                        </w:rPr>
                        <w:delText xml:space="preserve">be </w:delText>
                      </w:r>
                    </w:del>
                  </w:sdtContent>
                </w:sdt>
                <w:r w:rsidDel="00000000" w:rsidR="00000000" w:rsidRPr="00000000">
                  <w:rPr>
                    <w:rtl w:val="0"/>
                  </w:rPr>
                  <w:t xml:space="preserve">retrieved either from the PharmGKB metadata field or by checking the corresponding paper of the study.</w:t>
                </w:r>
              </w:ins>
            </w:sdtContent>
          </w:sdt>
        </w:p>
      </w:sdtContent>
    </w:sdt>
    <w:sdt>
      <w:sdtPr>
        <w:tag w:val="goog_rdk_463"/>
      </w:sdtPr>
      <w:sdtContent>
        <w:p w:rsidR="00000000" w:rsidDel="00000000" w:rsidP="00000000" w:rsidRDefault="00000000" w:rsidRPr="00000000" w14:paraId="0000009F">
          <w:pPr>
            <w:spacing w:line="360" w:lineRule="auto"/>
            <w:jc w:val="both"/>
            <w:rPr>
              <w:ins w:author="Houcemeddine Othman" w:id="129" w:date="2020-11-03T16:49:01Z"/>
            </w:rPr>
          </w:pPr>
          <w:sdt>
            <w:sdtPr>
              <w:tag w:val="goog_rdk_461"/>
            </w:sdtPr>
            <w:sdtContent>
              <w:ins w:author="Houcemeddine Othman" w:id="129" w:date="2020-11-03T16:49:01Z">
                <w:sdt>
                  <w:sdtPr>
                    <w:tag w:val="goog_rdk_462"/>
                  </w:sdtPr>
                  <w:sdtContent>
                    <w:del w:author="Jorge da Rocha" w:id="153" w:date="2020-11-10T15:19:36Z">
                      <w:r w:rsidDel="00000000" w:rsidR="00000000" w:rsidRPr="00000000">
                        <w:rPr>
                          <w:rtl w:val="0"/>
                        </w:rPr>
                        <w:delText xml:space="preserve">Moreover, all the references related to variants identified in populations with African ancestry were retrieved in XML format from PubMed. The title, publication year, and ID in the primary source (PMID) were extracted using an in house series of python scripts to generate the table of all the bibliography resources linked to the curated entries. </w:delText>
                      </w:r>
                    </w:del>
                  </w:sdtContent>
                </w:sdt>
                <w:r w:rsidDel="00000000" w:rsidR="00000000" w:rsidRPr="00000000">
                  <w:rPr>
                    <w:rtl w:val="0"/>
                  </w:rPr>
                </w:r>
              </w:ins>
            </w:sdtContent>
          </w:sdt>
        </w:p>
      </w:sdtContent>
    </w:sdt>
    <w:sdt>
      <w:sdtPr>
        <w:tag w:val="goog_rdk_465"/>
      </w:sdtPr>
      <w:sdtContent>
        <w:p w:rsidR="00000000" w:rsidDel="00000000" w:rsidP="00000000" w:rsidRDefault="00000000" w:rsidRPr="00000000" w14:paraId="000000A0">
          <w:pPr>
            <w:spacing w:line="360" w:lineRule="auto"/>
            <w:jc w:val="both"/>
            <w:rPr>
              <w:ins w:author="Houcemeddine Othman" w:id="129" w:date="2020-11-03T16:49:01Z"/>
            </w:rPr>
          </w:pPr>
          <w:sdt>
            <w:sdtPr>
              <w:tag w:val="goog_rdk_464"/>
            </w:sdtPr>
            <w:sdtContent>
              <w:ins w:author="Houcemeddine Othman" w:id="129" w:date="2020-11-03T16:49:01Z">
                <w:r w:rsidDel="00000000" w:rsidR="00000000" w:rsidRPr="00000000">
                  <w:rPr>
                    <w:rtl w:val="0"/>
                  </w:rPr>
                </w:r>
              </w:ins>
            </w:sdtContent>
          </w:sdt>
        </w:p>
      </w:sdtContent>
    </w:sdt>
    <w:sdt>
      <w:sdtPr>
        <w:tag w:val="goog_rdk_467"/>
      </w:sdtPr>
      <w:sdtContent>
        <w:p w:rsidR="00000000" w:rsidDel="00000000" w:rsidP="00000000" w:rsidRDefault="00000000" w:rsidRPr="00000000" w14:paraId="000000A1">
          <w:pPr>
            <w:spacing w:line="360" w:lineRule="auto"/>
            <w:jc w:val="both"/>
            <w:rPr>
              <w:ins w:author="Houcemeddine Othman" w:id="129" w:date="2020-11-03T16:49:01Z"/>
            </w:rPr>
          </w:pPr>
          <w:sdt>
            <w:sdtPr>
              <w:tag w:val="goog_rdk_466"/>
            </w:sdtPr>
            <w:sdtContent>
              <w:ins w:author="Houcemeddine Othman" w:id="129" w:date="2020-11-03T16:49:01Z">
                <w:r w:rsidDel="00000000" w:rsidR="00000000" w:rsidRPr="00000000">
                  <w:rPr>
                    <w:rtl w:val="0"/>
                  </w:rPr>
                  <w:t xml:space="preserve">Data mining and curation for Drug information</w:t>
                </w:r>
              </w:ins>
            </w:sdtContent>
          </w:sdt>
        </w:p>
      </w:sdtContent>
    </w:sdt>
    <w:sdt>
      <w:sdtPr>
        <w:tag w:val="goog_rdk_471"/>
      </w:sdtPr>
      <w:sdtContent>
        <w:p w:rsidR="00000000" w:rsidDel="00000000" w:rsidP="00000000" w:rsidRDefault="00000000" w:rsidRPr="00000000" w14:paraId="000000A2">
          <w:pPr>
            <w:spacing w:line="360" w:lineRule="auto"/>
            <w:jc w:val="both"/>
            <w:rPr>
              <w:ins w:author="Houcemeddine Othman" w:id="129" w:date="2020-11-03T16:49:01Z"/>
            </w:rPr>
          </w:pPr>
          <w:sdt>
            <w:sdtPr>
              <w:tag w:val="goog_rdk_468"/>
            </w:sdtPr>
            <w:sdtContent>
              <w:ins w:author="Houcemeddine Othman" w:id="129" w:date="2020-11-03T16:49:01Z">
                <w:r w:rsidDel="00000000" w:rsidR="00000000" w:rsidRPr="00000000">
                  <w:rPr>
                    <w:rtl w:val="0"/>
                  </w:rPr>
                  <w:t xml:space="preserve">Drugs emerging from the PharmGKB variants-phenotypes list have been annotated by identifying the commercial drug names, the FDA approval status,  the indication information, and their conventional name from the International Union of Pure and Applied Chemistry (IUPAC). All this information was extracted manually from </w:t>
                </w:r>
              </w:ins>
              <w:sdt>
                <w:sdtPr>
                  <w:tag w:val="goog_rdk_469"/>
                </w:sdtPr>
                <w:sdtContent>
                  <w:commentRangeStart w:id="70"/>
                </w:sdtContent>
              </w:sdt>
              <w:ins w:author="Houcemeddine Othman" w:id="129" w:date="2020-11-03T16:49:01Z">
                <w:sdt>
                  <w:sdtPr>
                    <w:tag w:val="goog_rdk_470"/>
                  </w:sdtPr>
                  <w:sdtContent>
                    <w:commentRangeStart w:id="71"/>
                  </w:sdtContent>
                </w:sdt>
                <w:r w:rsidDel="00000000" w:rsidR="00000000" w:rsidRPr="00000000">
                  <w:rPr>
                    <w:rtl w:val="0"/>
                  </w:rPr>
                  <w:t xml:space="preserve">DRUGBANK</w:t>
                </w:r>
                <w:commentRangeEnd w:id="70"/>
                <w:r w:rsidDel="00000000" w:rsidR="00000000" w:rsidRPr="00000000">
                  <w:commentReference w:id="70"/>
                </w:r>
                <w:commentRangeEnd w:id="71"/>
                <w:r w:rsidDel="00000000" w:rsidR="00000000" w:rsidRPr="00000000">
                  <w:commentReference w:id="71"/>
                </w:r>
                <w:r w:rsidDel="00000000" w:rsidR="00000000" w:rsidRPr="00000000">
                  <w:rPr>
                    <w:rtl w:val="0"/>
                  </w:rPr>
                  <w:t xml:space="preserve">  (PMC1347430)  (https://go.drugbank.com/) and the corresponding drug ID was added to the annotation data.</w:t>
                </w:r>
              </w:ins>
            </w:sdtContent>
          </w:sdt>
        </w:p>
      </w:sdtContent>
    </w:sdt>
    <w:sdt>
      <w:sdtPr>
        <w:tag w:val="goog_rdk_473"/>
      </w:sdtPr>
      <w:sdtContent>
        <w:p w:rsidR="00000000" w:rsidDel="00000000" w:rsidP="00000000" w:rsidRDefault="00000000" w:rsidRPr="00000000" w14:paraId="000000A3">
          <w:pPr>
            <w:spacing w:line="360" w:lineRule="auto"/>
            <w:jc w:val="both"/>
            <w:rPr>
              <w:ins w:author="Houcemeddine Othman" w:id="129" w:date="2020-11-03T16:49:01Z"/>
            </w:rPr>
          </w:pPr>
          <w:sdt>
            <w:sdtPr>
              <w:tag w:val="goog_rdk_472"/>
            </w:sdtPr>
            <w:sdtContent>
              <w:ins w:author="Houcemeddine Othman" w:id="129" w:date="2020-11-03T16:49:01Z">
                <w:r w:rsidDel="00000000" w:rsidR="00000000" w:rsidRPr="00000000">
                  <w:rPr>
                    <w:rtl w:val="0"/>
                  </w:rPr>
                </w:r>
              </w:ins>
            </w:sdtContent>
          </w:sdt>
        </w:p>
      </w:sdtContent>
    </w:sdt>
    <w:sdt>
      <w:sdtPr>
        <w:tag w:val="goog_rdk_475"/>
      </w:sdtPr>
      <w:sdtContent>
        <w:p w:rsidR="00000000" w:rsidDel="00000000" w:rsidP="00000000" w:rsidRDefault="00000000" w:rsidRPr="00000000" w14:paraId="000000A4">
          <w:pPr>
            <w:spacing w:line="360" w:lineRule="auto"/>
            <w:jc w:val="both"/>
            <w:rPr>
              <w:ins w:author="Houcemeddine Othman" w:id="129" w:date="2020-11-03T16:49:01Z"/>
            </w:rPr>
          </w:pPr>
          <w:sdt>
            <w:sdtPr>
              <w:tag w:val="goog_rdk_474"/>
            </w:sdtPr>
            <w:sdtContent>
              <w:ins w:author="Houcemeddine Othman" w:id="129" w:date="2020-11-03T16:49:01Z">
                <w:r w:rsidDel="00000000" w:rsidR="00000000" w:rsidRPr="00000000">
                  <w:rPr>
                    <w:rtl w:val="0"/>
                  </w:rPr>
                  <w:t xml:space="preserve">Data mining and curation for Gene information</w:t>
                </w:r>
              </w:ins>
            </w:sdtContent>
          </w:sdt>
        </w:p>
      </w:sdtContent>
    </w:sdt>
    <w:sdt>
      <w:sdtPr>
        <w:tag w:val="goog_rdk_477"/>
      </w:sdtPr>
      <w:sdtContent>
        <w:p w:rsidR="00000000" w:rsidDel="00000000" w:rsidP="00000000" w:rsidRDefault="00000000" w:rsidRPr="00000000" w14:paraId="000000A5">
          <w:pPr>
            <w:spacing w:line="360" w:lineRule="auto"/>
            <w:jc w:val="both"/>
            <w:rPr>
              <w:ins w:author="Houcemeddine Othman" w:id="129" w:date="2020-11-03T16:49:01Z"/>
            </w:rPr>
          </w:pPr>
          <w:sdt>
            <w:sdtPr>
              <w:tag w:val="goog_rdk_476"/>
            </w:sdtPr>
            <w:sdtContent>
              <w:ins w:author="Houcemeddine Othman" w:id="129" w:date="2020-11-03T16:49:01Z">
                <w:r w:rsidDel="00000000" w:rsidR="00000000" w:rsidRPr="00000000">
                  <w:rPr>
                    <w:rtl w:val="0"/>
                  </w:rPr>
                  <w:t xml:space="preserve">All the genes associated with drug response or disease phenotypes were annotated to include information about their gene product, chromosome, and biological function. The gene product is identified by mapping the gene name to the corresponding Uniprot ID using BioMart. The biological function data were obtained by manual extraction and formatting of the related field from the Uniprot database.</w:t>
                </w:r>
              </w:ins>
            </w:sdtContent>
          </w:sdt>
        </w:p>
      </w:sdtContent>
    </w:sdt>
    <w:sdt>
      <w:sdtPr>
        <w:tag w:val="goog_rdk_479"/>
      </w:sdtPr>
      <w:sdtContent>
        <w:p w:rsidR="00000000" w:rsidDel="00000000" w:rsidP="00000000" w:rsidRDefault="00000000" w:rsidRPr="00000000" w14:paraId="000000A6">
          <w:pPr>
            <w:spacing w:line="360" w:lineRule="auto"/>
            <w:jc w:val="both"/>
            <w:rPr>
              <w:ins w:author="Houcemeddine Othman" w:id="129" w:date="2020-11-03T16:49:01Z"/>
            </w:rPr>
          </w:pPr>
          <w:sdt>
            <w:sdtPr>
              <w:tag w:val="goog_rdk_478"/>
            </w:sdtPr>
            <w:sdtContent>
              <w:ins w:author="Houcemeddine Othman" w:id="129" w:date="2020-11-03T16:49:01Z">
                <w:r w:rsidDel="00000000" w:rsidR="00000000" w:rsidRPr="00000000">
                  <w:rPr>
                    <w:rtl w:val="0"/>
                  </w:rPr>
                </w:r>
              </w:ins>
            </w:sdtContent>
          </w:sdt>
        </w:p>
      </w:sdtContent>
    </w:sdt>
    <w:sdt>
      <w:sdtPr>
        <w:tag w:val="goog_rdk_481"/>
      </w:sdtPr>
      <w:sdtContent>
        <w:p w:rsidR="00000000" w:rsidDel="00000000" w:rsidP="00000000" w:rsidRDefault="00000000" w:rsidRPr="00000000" w14:paraId="000000A7">
          <w:pPr>
            <w:spacing w:line="360" w:lineRule="auto"/>
            <w:jc w:val="both"/>
            <w:rPr>
              <w:ins w:author="Houcemeddine Othman" w:id="129" w:date="2020-11-03T16:49:01Z"/>
            </w:rPr>
          </w:pPr>
          <w:sdt>
            <w:sdtPr>
              <w:tag w:val="goog_rdk_480"/>
            </w:sdtPr>
            <w:sdtContent>
              <w:ins w:author="Houcemeddine Othman" w:id="129" w:date="2020-11-03T16:49:01Z">
                <w:r w:rsidDel="00000000" w:rsidR="00000000" w:rsidRPr="00000000">
                  <w:rPr>
                    <w:rtl w:val="0"/>
                  </w:rPr>
                  <w:t xml:space="preserve">Data mapping, integration, and quality assessment</w:t>
                </w:r>
              </w:ins>
            </w:sdtContent>
          </w:sdt>
        </w:p>
      </w:sdtContent>
    </w:sdt>
    <w:sdt>
      <w:sdtPr>
        <w:tag w:val="goog_rdk_483"/>
      </w:sdtPr>
      <w:sdtContent>
        <w:p w:rsidR="00000000" w:rsidDel="00000000" w:rsidP="00000000" w:rsidRDefault="00000000" w:rsidRPr="00000000" w14:paraId="000000A8">
          <w:pPr>
            <w:spacing w:line="360" w:lineRule="auto"/>
            <w:jc w:val="both"/>
            <w:rPr>
              <w:ins w:author="Houcemeddine Othman" w:id="129" w:date="2020-11-03T16:49:01Z"/>
            </w:rPr>
          </w:pPr>
          <w:sdt>
            <w:sdtPr>
              <w:tag w:val="goog_rdk_482"/>
            </w:sdtPr>
            <w:sdtContent>
              <w:ins w:author="Houcemeddine Othman" w:id="129" w:date="2020-11-03T16:49:01Z">
                <w:r w:rsidDel="00000000" w:rsidR="00000000" w:rsidRPr="00000000">
                  <w:rPr>
                    <w:rtl w:val="0"/>
                  </w:rPr>
                  <w:t xml:space="preserve">Data integration consists of applying the Extract, Transform, and Label (ETL) procedure to integrate data from different sources into a relational database.  A series of interactive transformation codes were applied for such a purpose. Manually curated data were examined for their consistency of using unique terminology in each column. All the data found to describe populations from Non-African ancestry were discarded from the source table. Any entry with a missing p-value was assigned to an empty character, while association studies reporting p-values for mixed populations including Africans were attributed to the label 'ambiguous'. The quality assessment process consists of evaluating the fraction of missing data, the correctness of mapping to the target tables, harmonization of terminologies, and class labels, and the presence of duplicates.</w:t>
                </w:r>
              </w:ins>
            </w:sdtContent>
          </w:sdt>
        </w:p>
      </w:sdtContent>
    </w:sdt>
    <w:sdt>
      <w:sdtPr>
        <w:tag w:val="goog_rdk_485"/>
      </w:sdtPr>
      <w:sdtContent>
        <w:p w:rsidR="00000000" w:rsidDel="00000000" w:rsidP="00000000" w:rsidRDefault="00000000" w:rsidRPr="00000000" w14:paraId="000000A9">
          <w:pPr>
            <w:spacing w:line="360" w:lineRule="auto"/>
            <w:jc w:val="both"/>
            <w:rPr>
              <w:ins w:author="Houcemeddine Othman" w:id="129" w:date="2020-11-03T16:49:01Z"/>
            </w:rPr>
          </w:pPr>
          <w:sdt>
            <w:sdtPr>
              <w:tag w:val="goog_rdk_484"/>
            </w:sdtPr>
            <w:sdtContent>
              <w:ins w:author="Houcemeddine Othman" w:id="129" w:date="2020-11-03T16:49:01Z">
                <w:r w:rsidDel="00000000" w:rsidR="00000000" w:rsidRPr="00000000">
                  <w:rPr>
                    <w:rtl w:val="0"/>
                  </w:rPr>
                </w:r>
              </w:ins>
            </w:sdtContent>
          </w:sdt>
        </w:p>
      </w:sdtContent>
    </w:sdt>
    <w:sdt>
      <w:sdtPr>
        <w:tag w:val="goog_rdk_487"/>
      </w:sdtPr>
      <w:sdtContent>
        <w:p w:rsidR="00000000" w:rsidDel="00000000" w:rsidP="00000000" w:rsidRDefault="00000000" w:rsidRPr="00000000" w14:paraId="000000AA">
          <w:pPr>
            <w:rPr>
              <w:ins w:author="Houcemeddine Othman" w:id="129" w:date="2020-11-03T16:49:01Z"/>
            </w:rPr>
          </w:pPr>
          <w:sdt>
            <w:sdtPr>
              <w:tag w:val="goog_rdk_486"/>
            </w:sdtPr>
            <w:sdtContent>
              <w:ins w:author="Houcemeddine Othman" w:id="129" w:date="2020-11-03T16:49:01Z">
                <w:r w:rsidDel="00000000" w:rsidR="00000000" w:rsidRPr="00000000">
                  <w:rPr/>
                  <w:drawing>
                    <wp:inline distB="114300" distT="114300" distL="114300" distR="114300">
                      <wp:extent cx="5943600" cy="62865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286500"/>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AB">
      <w:pPr>
        <w:rPr/>
      </w:pPr>
      <w:sdt>
        <w:sdtPr>
          <w:tag w:val="goog_rdk_488"/>
        </w:sdtPr>
        <w:sdtContent>
          <w:ins w:author="Houcemeddine Othman" w:id="129" w:date="2020-11-03T16:49:01Z">
            <w:r w:rsidDel="00000000" w:rsidR="00000000" w:rsidRPr="00000000">
              <w:rPr>
                <w:rtl w:val="0"/>
              </w:rPr>
              <w:t xml:space="preserve">Figure</w:t>
            </w:r>
          </w:ins>
        </w:sdtContent>
      </w:sdt>
      <w:sdt>
        <w:sdtPr>
          <w:tag w:val="goog_rdk_489"/>
        </w:sdtPr>
        <w:sdtContent>
          <w:ins w:author="yosr hamdi" w:id="154" w:date="2020-11-05T14:59:04Z">
            <w:r w:rsidDel="00000000" w:rsidR="00000000" w:rsidRPr="00000000">
              <w:rPr>
                <w:rtl w:val="0"/>
              </w:rPr>
              <w:t xml:space="preserve">2 </w:t>
            </w:r>
          </w:ins>
        </w:sdtContent>
      </w:sdt>
      <w:sdt>
        <w:sdtPr>
          <w:tag w:val="goog_rdk_490"/>
        </w:sdtPr>
        <w:sdtContent>
          <w:ins w:author="Houcemeddine Othman" w:id="129" w:date="2020-11-03T16:49:01Z">
            <w:sdt>
              <w:sdtPr>
                <w:tag w:val="goog_rdk_491"/>
              </w:sdtPr>
              <w:sdtContent>
                <w:del w:author="yosr hamdi" w:id="154" w:date="2020-11-05T14:59:04Z">
                  <w:r w:rsidDel="00000000" w:rsidR="00000000" w:rsidRPr="00000000">
                    <w:rPr>
                      <w:rtl w:val="0"/>
                    </w:rPr>
                    <w:delText xml:space="preserve">1</w:delText>
                  </w:r>
                </w:del>
              </w:sdtContent>
            </w:sdt>
            <w:r w:rsidDel="00000000" w:rsidR="00000000" w:rsidRPr="00000000">
              <w:rPr>
                <w:rtl w:val="0"/>
              </w:rPr>
              <w:t xml:space="preserve">: Workflow for data mining, curation and cleansing of the content for the AGMP portal.  </w:t>
            </w:r>
          </w:ins>
        </w:sdtContent>
      </w:sdt>
      <w:r w:rsidDel="00000000" w:rsidR="00000000" w:rsidRPr="00000000">
        <w:rPr>
          <w:rtl w:val="0"/>
        </w:rPr>
      </w:r>
    </w:p>
    <w:p w:rsidR="00000000" w:rsidDel="00000000" w:rsidP="00000000" w:rsidRDefault="00000000" w:rsidRPr="00000000" w14:paraId="000000AC">
      <w:pPr>
        <w:rPr>
          <w:b w:val="1"/>
          <w:sz w:val="24"/>
          <w:szCs w:val="24"/>
          <w:u w:val="single"/>
        </w:rPr>
      </w:pPr>
      <w:r w:rsidDel="00000000" w:rsidR="00000000" w:rsidRPr="00000000">
        <w:rPr>
          <w:rtl w:val="0"/>
        </w:rPr>
      </w:r>
    </w:p>
    <w:p w:rsidR="00000000" w:rsidDel="00000000" w:rsidP="00000000" w:rsidRDefault="00000000" w:rsidRPr="00000000" w14:paraId="000000AD">
      <w:pPr>
        <w:rPr>
          <w:b w:val="1"/>
          <w:sz w:val="24"/>
          <w:szCs w:val="24"/>
          <w:u w:val="single"/>
        </w:rPr>
      </w:pPr>
      <w:r w:rsidDel="00000000" w:rsidR="00000000" w:rsidRPr="00000000">
        <w:rPr>
          <w:rtl w:val="0"/>
        </w:rPr>
      </w:r>
    </w:p>
    <w:p w:rsidR="00000000" w:rsidDel="00000000" w:rsidP="00000000" w:rsidRDefault="00000000" w:rsidRPr="00000000" w14:paraId="000000AE">
      <w:pPr>
        <w:rPr>
          <w:b w:val="1"/>
          <w:sz w:val="24"/>
          <w:szCs w:val="24"/>
          <w:u w:val="single"/>
        </w:rPr>
      </w:pP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24"/>
          <w:szCs w:val="24"/>
          <w:u w:val="single"/>
        </w:rPr>
      </w:pPr>
      <w:r w:rsidDel="00000000" w:rsidR="00000000" w:rsidRPr="00000000">
        <w:rPr>
          <w:rtl w:val="0"/>
        </w:rPr>
      </w:r>
    </w:p>
    <w:p w:rsidR="00000000" w:rsidDel="00000000" w:rsidP="00000000" w:rsidRDefault="00000000" w:rsidRPr="00000000" w14:paraId="000000B1">
      <w:pPr>
        <w:pStyle w:val="Heading2"/>
        <w:rPr/>
      </w:pPr>
      <w:bookmarkStart w:colFirst="0" w:colLast="0" w:name="_heading=h.n3ceoq10rbui" w:id="8"/>
      <w:bookmarkEnd w:id="8"/>
      <w:sdt>
        <w:sdtPr>
          <w:tag w:val="goog_rdk_492"/>
        </w:sdtPr>
        <w:sdtContent>
          <w:commentRangeStart w:id="72"/>
        </w:sdtContent>
      </w:sdt>
      <w:r w:rsidDel="00000000" w:rsidR="00000000" w:rsidRPr="00000000">
        <w:rPr>
          <w:rtl w:val="0"/>
        </w:rPr>
        <w:t xml:space="preserve">Portal building</w:t>
      </w:r>
      <w:commentRangeEnd w:id="72"/>
      <w:r w:rsidDel="00000000" w:rsidR="00000000" w:rsidRPr="00000000">
        <w:commentReference w:id="72"/>
      </w:r>
      <w:r w:rsidDel="00000000" w:rsidR="00000000" w:rsidRPr="00000000">
        <w:rPr>
          <w:rtl w:val="0"/>
        </w:rPr>
        <w:t xml:space="preserve"> </w:t>
      </w:r>
    </w:p>
    <w:p w:rsidR="00000000" w:rsidDel="00000000" w:rsidP="00000000" w:rsidRDefault="00000000" w:rsidRPr="00000000" w14:paraId="000000B2">
      <w:pPr>
        <w:rPr>
          <w:b w:val="1"/>
        </w:rPr>
      </w:pPr>
      <w:r w:rsidDel="00000000" w:rsidR="00000000" w:rsidRPr="00000000">
        <w:rPr>
          <w:b w:val="1"/>
          <w:rtl w:val="0"/>
        </w:rPr>
        <w:t xml:space="preserve">Suggestions of content to be included (Houcem, Michel, Anmol)</w:t>
      </w:r>
    </w:p>
    <w:p w:rsidR="00000000" w:rsidDel="00000000" w:rsidP="00000000" w:rsidRDefault="00000000" w:rsidRPr="00000000" w14:paraId="000000B3">
      <w:pPr>
        <w:numPr>
          <w:ilvl w:val="0"/>
          <w:numId w:val="4"/>
        </w:numPr>
        <w:ind w:left="720" w:hanging="360"/>
        <w:rPr/>
      </w:pPr>
      <w:r w:rsidDel="00000000" w:rsidR="00000000" w:rsidRPr="00000000">
        <w:rPr>
          <w:rtl w:val="0"/>
        </w:rPr>
        <w:t xml:space="preserve">Algorithms and languages used to implement</w:t>
      </w:r>
    </w:p>
    <w:p w:rsidR="00000000" w:rsidDel="00000000" w:rsidP="00000000" w:rsidRDefault="00000000" w:rsidRPr="00000000" w14:paraId="000000B4">
      <w:pPr>
        <w:numPr>
          <w:ilvl w:val="0"/>
          <w:numId w:val="4"/>
        </w:numPr>
        <w:ind w:left="720" w:hanging="360"/>
        <w:rPr/>
      </w:pPr>
      <w:r w:rsidDel="00000000" w:rsidR="00000000" w:rsidRPr="00000000">
        <w:rPr>
          <w:rtl w:val="0"/>
        </w:rPr>
        <w:t xml:space="preserve">Other than Django, what libraries (python, js, css) were used??</w:t>
      </w:r>
    </w:p>
    <w:sdt>
      <w:sdtPr>
        <w:tag w:val="goog_rdk_494"/>
      </w:sdtPr>
      <w:sdtContent>
        <w:p w:rsidR="00000000" w:rsidDel="00000000" w:rsidP="00000000" w:rsidRDefault="00000000" w:rsidRPr="00000000" w14:paraId="000000B5">
          <w:pPr>
            <w:numPr>
              <w:ilvl w:val="0"/>
              <w:numId w:val="4"/>
            </w:numPr>
            <w:ind w:left="720" w:hanging="360"/>
            <w:rPr>
              <w:ins w:author="Jorge da Rocha" w:id="155" w:date="2020-11-10T15:58:02Z"/>
            </w:rPr>
          </w:pPr>
          <w:r w:rsidDel="00000000" w:rsidR="00000000" w:rsidRPr="00000000">
            <w:rPr>
              <w:rtl w:val="0"/>
            </w:rPr>
            <w:t xml:space="preserve">Deployment: Docker/NoDocker, web server used</w:t>
          </w:r>
          <w:sdt>
            <w:sdtPr>
              <w:tag w:val="goog_rdk_493"/>
            </w:sdtPr>
            <w:sdtContent>
              <w:ins w:author="Jorge da Rocha" w:id="155" w:date="2020-11-10T15:58:02Z">
                <w:r w:rsidDel="00000000" w:rsidR="00000000" w:rsidRPr="00000000">
                  <w:rPr>
                    <w:rtl w:val="0"/>
                  </w:rPr>
                </w:r>
              </w:ins>
            </w:sdtContent>
          </w:sdt>
        </w:p>
      </w:sdtContent>
    </w:sdt>
    <w:sdt>
      <w:sdtPr>
        <w:tag w:val="goog_rdk_496"/>
      </w:sdtPr>
      <w:sdtContent>
        <w:p w:rsidR="00000000" w:rsidDel="00000000" w:rsidP="00000000" w:rsidRDefault="00000000" w:rsidRPr="00000000" w14:paraId="000000B6">
          <w:pPr>
            <w:rPr>
              <w:ins w:author="Jorge da Rocha" w:id="155" w:date="2020-11-10T15:58:02Z"/>
            </w:rPr>
          </w:pPr>
          <w:sdt>
            <w:sdtPr>
              <w:tag w:val="goog_rdk_495"/>
            </w:sdtPr>
            <w:sdtContent>
              <w:ins w:author="Jorge da Rocha" w:id="155" w:date="2020-11-10T15:58:02Z">
                <w:r w:rsidDel="00000000" w:rsidR="00000000" w:rsidRPr="00000000">
                  <w:rPr>
                    <w:rtl w:val="0"/>
                  </w:rPr>
                </w:r>
              </w:ins>
            </w:sdtContent>
          </w:sdt>
        </w:p>
      </w:sdtContent>
    </w:sdt>
    <w:sdt>
      <w:sdtPr>
        <w:tag w:val="goog_rdk_498"/>
      </w:sdtPr>
      <w:sdtContent>
        <w:p w:rsidR="00000000" w:rsidDel="00000000" w:rsidP="00000000" w:rsidRDefault="00000000" w:rsidRPr="00000000" w14:paraId="000000B7">
          <w:pPr>
            <w:spacing w:line="360" w:lineRule="auto"/>
            <w:jc w:val="both"/>
            <w:rPr>
              <w:rPrChange w:author="Jorge da Rocha" w:id="156" w:date="2020-11-10T15:58:02Z">
                <w:rPr/>
              </w:rPrChange>
            </w:rPr>
            <w:pPrChange w:author="Jorge da Rocha" w:id="0" w:date="2020-11-10T15:58:02Z">
              <w:pPr>
                <w:numPr>
                  <w:ilvl w:val="0"/>
                  <w:numId w:val="4"/>
                </w:numPr>
                <w:ind w:left="720" w:hanging="360"/>
              </w:pPr>
            </w:pPrChange>
          </w:pPr>
          <w:sdt>
            <w:sdtPr>
              <w:tag w:val="goog_rdk_497"/>
            </w:sdtPr>
            <w:sdtContent>
              <w:ins w:author="Jorge da Rocha" w:id="155" w:date="2020-11-10T15:58:02Z">
                <w:r w:rsidDel="00000000" w:rsidR="00000000" w:rsidRPr="00000000">
                  <w:rPr>
                    <w:rtl w:val="0"/>
                  </w:rPr>
                  <w:t xml:space="preserve">The search menus have been set up on the basis that most of the users would need prior information about at least the gene, the variant, the disease, or the drug to easily explore the content of the portal. The portal has been designed in a gene-based centralized style which ensures that all the information relative to a gene and related to genotype-phenotype data as well as the associated metadata are harbored in one accession. With such implementation, querying, navigating, and extracting information from the portal would require only a few prior inputs from the user. </w:t>
                </w:r>
              </w:ins>
            </w:sdtContent>
          </w:sdt>
          <w:r w:rsidDel="00000000" w:rsidR="00000000" w:rsidRPr="00000000">
            <w:rPr>
              <w:rtl w:val="0"/>
            </w:rPr>
          </w:r>
        </w:p>
      </w:sdtContent>
    </w:sdt>
    <w:p w:rsidR="00000000" w:rsidDel="00000000" w:rsidP="00000000" w:rsidRDefault="00000000" w:rsidRPr="00000000" w14:paraId="000000B8">
      <w:pPr>
        <w:rPr>
          <w:b w:val="1"/>
          <w:sz w:val="24"/>
          <w:szCs w:val="24"/>
          <w:u w:val="single"/>
        </w:rPr>
      </w:pPr>
      <w:r w:rsidDel="00000000" w:rsidR="00000000" w:rsidRPr="00000000">
        <w:rPr>
          <w:rtl w:val="0"/>
        </w:rPr>
      </w:r>
    </w:p>
    <w:p w:rsidR="00000000" w:rsidDel="00000000" w:rsidP="00000000" w:rsidRDefault="00000000" w:rsidRPr="00000000" w14:paraId="000000B9">
      <w:pPr>
        <w:spacing w:line="360" w:lineRule="auto"/>
        <w:jc w:val="both"/>
        <w:rPr>
          <w:b w:val="1"/>
          <w:sz w:val="36"/>
          <w:szCs w:val="36"/>
        </w:rPr>
      </w:pPr>
      <w:r w:rsidDel="00000000" w:rsidR="00000000" w:rsidRPr="00000000">
        <w:rPr>
          <w:rtl w:val="0"/>
        </w:rPr>
      </w:r>
    </w:p>
    <w:sdt>
      <w:sdtPr>
        <w:tag w:val="goog_rdk_499"/>
      </w:sdtPr>
      <w:sdtContent>
        <w:p w:rsidR="00000000" w:rsidDel="00000000" w:rsidP="00000000" w:rsidRDefault="00000000" w:rsidRPr="00000000" w14:paraId="000000BA">
          <w:pPr>
            <w:spacing w:line="360" w:lineRule="auto"/>
            <w:jc w:val="both"/>
            <w:rPr>
              <w:shd w:fill="auto" w:val="clear"/>
              <w:rPrChange w:author="Houcemeddine Othman" w:id="157" w:date="2020-11-04T07:28:37Z">
                <w:rPr>
                  <w:b w:val="1"/>
                  <w:sz w:val="36"/>
                  <w:szCs w:val="36"/>
                </w:rPr>
              </w:rPrChange>
            </w:rPr>
            <w:pPrChange w:author="Houcemeddine Othman" w:id="0" w:date="2020-11-04T07:28:37Z">
              <w:pPr>
                <w:spacing w:line="480" w:lineRule="auto"/>
                <w:jc w:val="both"/>
              </w:pPr>
            </w:pPrChange>
          </w:pPr>
          <w:r w:rsidDel="00000000" w:rsidR="00000000" w:rsidRPr="00000000">
            <w:rPr>
              <w:b w:val="1"/>
              <w:sz w:val="36"/>
              <w:szCs w:val="36"/>
              <w:rtl w:val="0"/>
            </w:rPr>
            <w:t xml:space="preserve">Results</w:t>
          </w:r>
        </w:p>
      </w:sdtContent>
    </w:sdt>
    <w:sdt>
      <w:sdtPr>
        <w:tag w:val="goog_rdk_512"/>
      </w:sdtPr>
      <w:sdtContent>
        <w:p w:rsidR="00000000" w:rsidDel="00000000" w:rsidP="00000000" w:rsidRDefault="00000000" w:rsidRPr="00000000" w14:paraId="000000BB">
          <w:pPr>
            <w:spacing w:line="360" w:lineRule="auto"/>
            <w:jc w:val="both"/>
            <w:rPr>
              <w:ins w:author="Houcemeddine Othman" w:id="158" w:date="2020-11-04T05:21:25Z"/>
              <w:b w:val="1"/>
              <w:sz w:val="36"/>
              <w:szCs w:val="36"/>
            </w:rPr>
          </w:pPr>
          <w:sdt>
            <w:sdtPr>
              <w:tag w:val="goog_rdk_501"/>
            </w:sdtPr>
            <w:sdtContent>
              <w:ins w:author="Houcemeddine Othman" w:id="158" w:date="2020-11-04T05:21:25Z">
                <w:r w:rsidDel="00000000" w:rsidR="00000000" w:rsidRPr="00000000">
                  <w:rPr>
                    <w:b w:val="1"/>
                    <w:sz w:val="36"/>
                    <w:szCs w:val="36"/>
                    <w:rtl w:val="0"/>
                  </w:rPr>
                  <w:t xml:space="preserve">Our goal behind the development of the portal is to provide a reliable source of information regarding the </w:t>
                </w:r>
              </w:ins>
            </w:sdtContent>
          </w:sdt>
          <w:sdt>
            <w:sdtPr>
              <w:tag w:val="goog_rdk_502"/>
            </w:sdtPr>
            <w:sdtContent>
              <w:ins w:author="yosr hamdi" w:id="159" w:date="2020-11-10T08:01:19Z"/>
              <w:sdt>
                <w:sdtPr>
                  <w:tag w:val="goog_rdk_503"/>
                </w:sdtPr>
                <w:sdtContent>
                  <w:commentRangeStart w:id="73"/>
                </w:sdtContent>
              </w:sdt>
              <w:ins w:author="yosr hamdi" w:id="159" w:date="2020-11-10T08:01:19Z">
                <w:r w:rsidDel="00000000" w:rsidR="00000000" w:rsidRPr="00000000">
                  <w:rPr>
                    <w:b w:val="1"/>
                    <w:sz w:val="36"/>
                    <w:szCs w:val="36"/>
                    <w:rtl w:val="0"/>
                  </w:rPr>
                  <w:t xml:space="preserve">actionable</w:t>
                </w:r>
                <w:commentRangeEnd w:id="73"/>
                <w:r w:rsidDel="00000000" w:rsidR="00000000" w:rsidRPr="00000000">
                  <w:commentReference w:id="73"/>
                </w:r>
                <w:r w:rsidDel="00000000" w:rsidR="00000000" w:rsidRPr="00000000">
                  <w:rPr>
                    <w:b w:val="1"/>
                    <w:sz w:val="36"/>
                    <w:szCs w:val="36"/>
                    <w:rtl w:val="0"/>
                  </w:rPr>
                  <w:t xml:space="preserve"> </w:t>
                </w:r>
              </w:ins>
            </w:sdtContent>
          </w:sdt>
          <w:sdt>
            <w:sdtPr>
              <w:tag w:val="goog_rdk_504"/>
            </w:sdtPr>
            <w:sdtContent>
              <w:ins w:author="Houcemeddine Othman" w:id="158" w:date="2020-11-04T05:21:25Z"/>
              <w:sdt>
                <w:sdtPr>
                  <w:tag w:val="goog_rdk_505"/>
                </w:sdtPr>
                <w:sdtContent>
                  <w:commentRangeStart w:id="74"/>
                </w:sdtContent>
              </w:sdt>
              <w:ins w:author="Houcemeddine Othman" w:id="158" w:date="2020-11-04T05:21:25Z">
                <w:r w:rsidDel="00000000" w:rsidR="00000000" w:rsidRPr="00000000">
                  <w:rPr>
                    <w:b w:val="1"/>
                    <w:sz w:val="36"/>
                    <w:szCs w:val="36"/>
                    <w:rtl w:val="0"/>
                  </w:rPr>
                  <w:t xml:space="preserve">genetic </w:t>
                </w:r>
              </w:ins>
            </w:sdtContent>
          </w:sdt>
          <w:sdt>
            <w:sdtPr>
              <w:tag w:val="goog_rdk_506"/>
            </w:sdtPr>
            <w:sdtContent>
              <w:ins w:author="yosr hamdi" w:id="160" w:date="2020-11-10T08:01:29Z">
                <w:commentRangeEnd w:id="74"/>
                <w:r w:rsidDel="00000000" w:rsidR="00000000" w:rsidRPr="00000000">
                  <w:commentReference w:id="74"/>
                </w:r>
                <w:r w:rsidDel="00000000" w:rsidR="00000000" w:rsidRPr="00000000">
                  <w:rPr>
                    <w:b w:val="1"/>
                    <w:sz w:val="36"/>
                    <w:szCs w:val="36"/>
                    <w:rtl w:val="0"/>
                  </w:rPr>
                  <w:t xml:space="preserve">variations </w:t>
                </w:r>
              </w:ins>
            </w:sdtContent>
          </w:sdt>
          <w:sdt>
            <w:sdtPr>
              <w:tag w:val="goog_rdk_507"/>
            </w:sdtPr>
            <w:sdtContent>
              <w:ins w:author="Houcemeddine Othman" w:id="158" w:date="2020-11-04T05:21:25Z">
                <w:sdt>
                  <w:sdtPr>
                    <w:tag w:val="goog_rdk_508"/>
                  </w:sdtPr>
                  <w:sdtContent>
                    <w:del w:author="yosr hamdi" w:id="160" w:date="2020-11-10T08:01:29Z">
                      <w:r w:rsidDel="00000000" w:rsidR="00000000" w:rsidRPr="00000000">
                        <w:rPr>
                          <w:b w:val="1"/>
                          <w:sz w:val="36"/>
                          <w:szCs w:val="36"/>
                          <w:rtl w:val="0"/>
                        </w:rPr>
                        <w:delText xml:space="preserve">markers</w:delText>
                      </w:r>
                    </w:del>
                  </w:sdtContent>
                </w:sdt>
                <w:r w:rsidDel="00000000" w:rsidR="00000000" w:rsidRPr="00000000">
                  <w:rPr>
                    <w:b w:val="1"/>
                    <w:sz w:val="36"/>
                    <w:szCs w:val="36"/>
                    <w:rtl w:val="0"/>
                  </w:rPr>
                  <w:t xml:space="preserve"> identified in populations of African ancestry. Although the term precision medicine loosely incorporates </w:t>
                </w:r>
              </w:ins>
              <w:sdt>
                <w:sdtPr>
                  <w:tag w:val="goog_rdk_509"/>
                </w:sdtPr>
                <w:sdtContent>
                  <w:commentRangeStart w:id="75"/>
                </w:sdtContent>
              </w:sdt>
              <w:ins w:author="Houcemeddine Othman" w:id="158" w:date="2020-11-04T05:21:25Z">
                <w:r w:rsidDel="00000000" w:rsidR="00000000" w:rsidRPr="00000000">
                  <w:rPr>
                    <w:b w:val="1"/>
                    <w:sz w:val="36"/>
                    <w:szCs w:val="36"/>
                    <w:rtl w:val="0"/>
                  </w:rPr>
                  <w:t xml:space="preserve">the</w:t>
                </w:r>
                <w:commentRangeEnd w:id="75"/>
                <w:r w:rsidDel="00000000" w:rsidR="00000000" w:rsidRPr="00000000">
                  <w:commentReference w:id="75"/>
                </w:r>
                <w:r w:rsidDel="00000000" w:rsidR="00000000" w:rsidRPr="00000000">
                  <w:rPr>
                    <w:b w:val="1"/>
                    <w:sz w:val="36"/>
                    <w:szCs w:val="36"/>
                    <w:rtl w:val="0"/>
                  </w:rPr>
                  <w:t xml:space="preserve"> many disciplines to deliver a targeted therapeutic solution for a specific group, we have chosen to focus on linking genetic variants to drug response and disease manifestation. We </w:t>
                </w:r>
                <w:sdt>
                  <w:sdtPr>
                    <w:tag w:val="goog_rdk_510"/>
                  </w:sdtPr>
                  <w:sdtContent>
                    <w:commentRangeStart w:id="76"/>
                  </w:sdtContent>
                </w:sdt>
                <w:sdt>
                  <w:sdtPr>
                    <w:tag w:val="goog_rdk_511"/>
                  </w:sdtPr>
                  <w:sdtContent>
                    <w:commentRangeStart w:id="77"/>
                  </w:sdtContent>
                </w:sdt>
                <w:r w:rsidDel="00000000" w:rsidR="00000000" w:rsidRPr="00000000">
                  <w:rPr>
                    <w:b w:val="1"/>
                    <w:sz w:val="36"/>
                    <w:szCs w:val="36"/>
                    <w:rtl w:val="0"/>
                  </w:rPr>
                  <w:t xml:space="preserve">have</w:t>
                </w:r>
                <w:commentRangeEnd w:id="76"/>
                <w:r w:rsidDel="00000000" w:rsidR="00000000" w:rsidRPr="00000000">
                  <w:commentReference w:id="76"/>
                </w:r>
                <w:commentRangeEnd w:id="77"/>
                <w:r w:rsidDel="00000000" w:rsidR="00000000" w:rsidRPr="00000000">
                  <w:commentReference w:id="77"/>
                </w:r>
                <w:r w:rsidDel="00000000" w:rsidR="00000000" w:rsidRPr="00000000">
                  <w:rPr>
                    <w:b w:val="1"/>
                    <w:sz w:val="36"/>
                    <w:szCs w:val="36"/>
                    <w:rtl w:val="0"/>
                  </w:rPr>
                  <w:t xml:space="preserve"> therefore utilized PharmGKB and DisGeNET as the main data sources of the portal mainly for their high-quality data content and for providing comprehensive and easy access to their raw data.</w:t>
                </w:r>
              </w:ins>
            </w:sdtContent>
          </w:sdt>
        </w:p>
      </w:sdtContent>
    </w:sdt>
    <w:sdt>
      <w:sdtPr>
        <w:tag w:val="goog_rdk_518"/>
      </w:sdtPr>
      <w:sdtContent>
        <w:p w:rsidR="00000000" w:rsidDel="00000000" w:rsidP="00000000" w:rsidRDefault="00000000" w:rsidRPr="00000000" w14:paraId="000000BC">
          <w:pPr>
            <w:spacing w:line="360" w:lineRule="auto"/>
            <w:ind w:left="0" w:firstLine="0"/>
            <w:jc w:val="both"/>
            <w:rPr>
              <w:shd w:fill="auto" w:val="clear"/>
              <w:rPrChange w:author="Houcemeddine Othman" w:id="157" w:date="2020-11-04T07:28:37Z">
                <w:rPr>
                  <w:b w:val="1"/>
                  <w:sz w:val="24"/>
                  <w:szCs w:val="24"/>
                  <w:u w:val="single"/>
                </w:rPr>
              </w:rPrChange>
            </w:rPr>
            <w:pPrChange w:author="Houcemeddine Othman" w:id="0" w:date="2020-11-04T07:28:37Z">
              <w:pPr>
                <w:spacing w:line="480" w:lineRule="auto"/>
                <w:ind w:firstLine="720"/>
                <w:jc w:val="both"/>
              </w:pPr>
            </w:pPrChange>
          </w:pPr>
          <w:sdt>
            <w:sdtPr>
              <w:tag w:val="goog_rdk_513"/>
            </w:sdtPr>
            <w:sdtContent>
              <w:ins w:author="Houcemeddine Othman" w:id="158" w:date="2020-11-04T05:21:25Z">
                <w:r w:rsidDel="00000000" w:rsidR="00000000" w:rsidRPr="00000000">
                  <w:rPr>
                    <w:b w:val="1"/>
                    <w:sz w:val="36"/>
                    <w:szCs w:val="36"/>
                    <w:rtl w:val="0"/>
                  </w:rPr>
                  <w:t xml:space="preserve">DisGeNET includes more than 357000 variants related to 66379 bibliography resources. P</w:t>
                </w:r>
                <w:sdt>
                  <w:sdtPr>
                    <w:tag w:val="goog_rdk_514"/>
                  </w:sdtPr>
                  <w:sdtContent>
                    <w:del w:author="Yasmina Jaufeerally Fakim" w:id="161" w:date="2021-07-07T18:05:38Z">
                      <w:r w:rsidDel="00000000" w:rsidR="00000000" w:rsidRPr="00000000">
                        <w:rPr>
                          <w:b w:val="1"/>
                          <w:sz w:val="36"/>
                          <w:szCs w:val="36"/>
                          <w:rtl w:val="0"/>
                        </w:rPr>
                        <w:delText xml:space="preserve">a</w:delText>
                      </w:r>
                    </w:del>
                  </w:sdtContent>
                </w:sdt>
                <w:r w:rsidDel="00000000" w:rsidR="00000000" w:rsidRPr="00000000">
                  <w:rPr>
                    <w:b w:val="1"/>
                    <w:sz w:val="36"/>
                    <w:szCs w:val="36"/>
                    <w:rtl w:val="0"/>
                  </w:rPr>
                  <w:t xml:space="preserve">h</w:t>
                </w:r>
              </w:ins>
            </w:sdtContent>
          </w:sdt>
          <w:sdt>
            <w:sdtPr>
              <w:tag w:val="goog_rdk_515"/>
            </w:sdtPr>
            <w:sdtContent>
              <w:ins w:author="Yasmina Jaufeerally Fakim" w:id="162" w:date="2021-07-07T18:05:43Z">
                <w:r w:rsidDel="00000000" w:rsidR="00000000" w:rsidRPr="00000000">
                  <w:rPr>
                    <w:b w:val="1"/>
                    <w:sz w:val="36"/>
                    <w:szCs w:val="36"/>
                    <w:rtl w:val="0"/>
                  </w:rPr>
                  <w:t xml:space="preserve">a</w:t>
                </w:r>
              </w:ins>
            </w:sdtContent>
          </w:sdt>
          <w:sdt>
            <w:sdtPr>
              <w:tag w:val="goog_rdk_516"/>
            </w:sdtPr>
            <w:sdtContent>
              <w:ins w:author="Houcemeddine Othman" w:id="158" w:date="2020-11-04T05:21:25Z">
                <w:r w:rsidDel="00000000" w:rsidR="00000000" w:rsidRPr="00000000">
                  <w:rPr>
                    <w:b w:val="1"/>
                    <w:sz w:val="36"/>
                    <w:szCs w:val="36"/>
                    <w:rtl w:val="0"/>
                  </w:rPr>
                  <w:t xml:space="preserve">rmGKB includes 9151 variant-drug associations including single nucleotides and star alleles described by 3007 papers (data from August 2019). An exhaustive search for the African-related data content would be very difficult to achieve therefore we opted to apply a text mining approach to reduce the size of the bibliography resources to be curated. The text mining processing allowed us to identify 846 and 164 studies from DisGeNET and PhamGKB respectively. The literature identifiers were then merged to result in a total of 479 and 2584 variants that were manually curated from PhamGKB and  DisGeNET respectively.  </w:t>
                </w:r>
              </w:ins>
            </w:sdtContent>
          </w:sdt>
          <w:sdt>
            <w:sdtPr>
              <w:tag w:val="goog_rdk_517"/>
            </w:sdtPr>
            <w:sdtContent>
              <w:r w:rsidDel="00000000" w:rsidR="00000000" w:rsidRPr="00000000">
                <w:rPr>
                  <w:rtl w:val="0"/>
                </w:rPr>
              </w:r>
            </w:sdtContent>
          </w:sdt>
        </w:p>
      </w:sdtContent>
    </w:sdt>
    <w:sdt>
      <w:sdtPr>
        <w:tag w:val="goog_rdk_523"/>
      </w:sdtPr>
      <w:sdtContent>
        <w:p w:rsidR="00000000" w:rsidDel="00000000" w:rsidP="00000000" w:rsidRDefault="00000000" w:rsidRPr="00000000" w14:paraId="000000BD">
          <w:pPr>
            <w:pStyle w:val="Heading2"/>
            <w:rPr>
              <w:ins w:author="Houcemeddine Othman" w:id="164" w:date="2020-11-04T05:21:37Z"/>
            </w:rPr>
          </w:pPr>
          <w:sdt>
            <w:sdtPr>
              <w:tag w:val="goog_rdk_520"/>
            </w:sdtPr>
            <w:sdtContent>
              <w:del w:author="Houcemeddine Othman" w:id="164" w:date="2020-11-04T05:21:37Z"/>
              <w:sdt>
                <w:sdtPr>
                  <w:tag w:val="goog_rdk_521"/>
                </w:sdtPr>
                <w:sdtContent>
                  <w:commentRangeStart w:id="78"/>
                </w:sdtContent>
              </w:sdt>
              <w:del w:author="Houcemeddine Othman" w:id="164" w:date="2020-11-04T05:21:37Z">
                <w:r w:rsidDel="00000000" w:rsidR="00000000" w:rsidRPr="00000000">
                  <w:rPr>
                    <w:rtl w:val="0"/>
                  </w:rPr>
                  <w:delText xml:space="preserve">Portal database design </w:delText>
                </w:r>
              </w:del>
            </w:sdtContent>
          </w:sdt>
          <w:sdt>
            <w:sdtPr>
              <w:tag w:val="goog_rdk_522"/>
            </w:sdtPr>
            <w:sdtContent>
              <w:ins w:author="Houcemeddine Othman" w:id="164" w:date="2020-11-04T05:21:37Z">
                <w:bookmarkStart w:colFirst="0" w:colLast="0" w:name="_heading=h.jaaqyo34nyuj" w:id="9"/>
                <w:bookmarkEnd w:id="9"/>
                <w:commentRangeEnd w:id="78"/>
                <w:r w:rsidDel="00000000" w:rsidR="00000000" w:rsidRPr="00000000">
                  <w:commentReference w:id="78"/>
                </w:r>
                <w:r w:rsidDel="00000000" w:rsidR="00000000" w:rsidRPr="00000000">
                  <w:rPr>
                    <w:rtl w:val="0"/>
                  </w:rPr>
                </w:r>
              </w:ins>
            </w:sdtContent>
          </w:sdt>
        </w:p>
      </w:sdtContent>
    </w:sdt>
    <w:sdt>
      <w:sdtPr>
        <w:tag w:val="goog_rdk_525"/>
      </w:sdtPr>
      <w:sdtContent>
        <w:p w:rsidR="00000000" w:rsidDel="00000000" w:rsidP="00000000" w:rsidRDefault="00000000" w:rsidRPr="00000000" w14:paraId="000000BE">
          <w:pPr>
            <w:pStyle w:val="Heading2"/>
            <w:spacing w:line="360" w:lineRule="auto"/>
            <w:jc w:val="both"/>
            <w:rPr>
              <w:ins w:author="Houcemeddine Othman" w:id="164" w:date="2020-11-04T05:21:37Z"/>
            </w:rPr>
          </w:pPr>
          <w:sdt>
            <w:sdtPr>
              <w:tag w:val="goog_rdk_524"/>
            </w:sdtPr>
            <w:sdtContent>
              <w:ins w:author="Houcemeddine Othman" w:id="164" w:date="2020-11-04T05:21:37Z">
                <w:bookmarkStart w:colFirst="0" w:colLast="0" w:name="_heading=h.t7m2mtv6h8t" w:id="10"/>
                <w:bookmarkEnd w:id="10"/>
                <w:r w:rsidDel="00000000" w:rsidR="00000000" w:rsidRPr="00000000">
                  <w:rPr>
                    <w:rtl w:val="0"/>
                  </w:rPr>
                  <w:t xml:space="preserve">Overview of the data model for AGMP</w:t>
                </w:r>
              </w:ins>
            </w:sdtContent>
          </w:sdt>
        </w:p>
      </w:sdtContent>
    </w:sdt>
    <w:sdt>
      <w:sdtPr>
        <w:tag w:val="goog_rdk_528"/>
      </w:sdtPr>
      <w:sdtContent>
        <w:p w:rsidR="00000000" w:rsidDel="00000000" w:rsidP="00000000" w:rsidRDefault="00000000" w:rsidRPr="00000000" w14:paraId="000000BF">
          <w:pPr>
            <w:spacing w:line="360" w:lineRule="auto"/>
            <w:jc w:val="both"/>
            <w:rPr>
              <w:ins w:author="Houcemeddine Othman" w:id="165" w:date="2020-11-05T05:59:38Z"/>
            </w:rPr>
          </w:pPr>
          <w:sdt>
            <w:sdtPr>
              <w:tag w:val="goog_rdk_526"/>
            </w:sdtPr>
            <w:sdtContent>
              <w:ins w:author="Houcemeddine Othman" w:id="164" w:date="2020-11-04T05:21:37Z">
                <w:r w:rsidDel="00000000" w:rsidR="00000000" w:rsidRPr="00000000">
                  <w:rPr>
                    <w:rtl w:val="0"/>
                  </w:rPr>
                  <w:t xml:space="preserve">The content of the data sources belonging to PharmGKB, DisGeNET, Uniprot, DrugBank, Ensembl, and PubMed was implemented into a relational database containing 6 tables according to the Entity-Relationship Diagram (ERD) in figure XXX. The star allele variants from PharmGKB were created to account for the particularity of annotating  Absorption Distribution Metabolism Excretion (ADME) genes. A star allele is defined by a set of core variants defining the phenotype associated with drug response in linkage disequilibrium with other variants whose presence or absence is not necessarily related to the phenotype outcome (PMID 26479518). The user is invited to review the content from PharmGKB, PharmVar (PMID 29134625, 30536702), or the bibliography if interested in a detailed description of the variant composition of each start allele. The table 'SNP' contains the data about single nucleotide variants from PharmGKB and DisGeNET. Along with the 'star_allele' table, they constitute the source of information about the variants and their associated phenotypes which could be related to either the response to a drug or a disease. The population-specific component of the portal is also implemented in these two tables providing information about the country of origin of the study and the region. The other four tables were created to provide additional metadata for the variant-phenotype association. For instance, the gene table stores data about the genes encoding the variants while the drug table accommodates detailed data for the drugs described by the variant-phenotype associations including their approval status. Literature resources from which we have curated the association data are incorporated in the 'Study' table.</w:t>
                </w:r>
              </w:ins>
            </w:sdtContent>
          </w:sdt>
          <w:sdt>
            <w:sdtPr>
              <w:tag w:val="goog_rdk_527"/>
            </w:sdtPr>
            <w:sdtContent>
              <w:ins w:author="Houcemeddine Othman" w:id="165" w:date="2020-11-05T05:59:38Z">
                <w:r w:rsidDel="00000000" w:rsidR="00000000" w:rsidRPr="00000000">
                  <w:rPr>
                    <w:rtl w:val="0"/>
                  </w:rPr>
                </w:r>
              </w:ins>
            </w:sdtContent>
          </w:sdt>
        </w:p>
      </w:sdtContent>
    </w:sdt>
    <w:sdt>
      <w:sdtPr>
        <w:tag w:val="goog_rdk_530"/>
      </w:sdtPr>
      <w:sdtContent>
        <w:p w:rsidR="00000000" w:rsidDel="00000000" w:rsidP="00000000" w:rsidRDefault="00000000" w:rsidRPr="00000000" w14:paraId="000000C0">
          <w:pPr>
            <w:spacing w:line="360" w:lineRule="auto"/>
            <w:jc w:val="both"/>
            <w:rPr>
              <w:ins w:author="Houcemeddine Othman" w:id="165" w:date="2020-11-05T05:59:38Z"/>
            </w:rPr>
          </w:pPr>
          <w:sdt>
            <w:sdtPr>
              <w:tag w:val="goog_rdk_529"/>
            </w:sdtPr>
            <w:sdtContent>
              <w:ins w:author="Houcemeddine Othman" w:id="165" w:date="2020-11-05T05:59:38Z">
                <w:r w:rsidDel="00000000" w:rsidR="00000000" w:rsidRPr="00000000">
                  <w:rPr>
                    <w:rtl w:val="0"/>
                  </w:rPr>
                </w:r>
              </w:ins>
            </w:sdtContent>
          </w:sdt>
        </w:p>
      </w:sdtContent>
    </w:sdt>
    <w:sdt>
      <w:sdtPr>
        <w:tag w:val="goog_rdk_533"/>
      </w:sdtPr>
      <w:sdtContent>
        <w:p w:rsidR="00000000" w:rsidDel="00000000" w:rsidP="00000000" w:rsidRDefault="00000000" w:rsidRPr="00000000" w14:paraId="000000C1">
          <w:pPr>
            <w:spacing w:line="360" w:lineRule="auto"/>
            <w:jc w:val="both"/>
            <w:rPr>
              <w:del w:author="Houcemeddine Othman" w:id="165" w:date="2020-11-05T05:59:38Z"/>
            </w:rPr>
            <w:pPrChange w:author="Houcemeddine Othman" w:id="0" w:date="2020-11-04T05:21:37Z">
              <w:pPr>
                <w:pStyle w:val="Heading2"/>
              </w:pPr>
            </w:pPrChange>
          </w:pPr>
          <w:sdt>
            <w:sdtPr>
              <w:tag w:val="goog_rdk_532"/>
            </w:sdtPr>
            <w:sdtContent>
              <w:del w:author="Houcemeddine Othman" w:id="165" w:date="2020-11-05T05:59:38Z">
                <w:r w:rsidDel="00000000" w:rsidR="00000000" w:rsidRPr="00000000">
                  <w:rPr>
                    <w:rtl w:val="0"/>
                  </w:rPr>
                </w:r>
              </w:del>
            </w:sdtContent>
          </w:sdt>
        </w:p>
      </w:sdtContent>
    </w:sdt>
    <w:sdt>
      <w:sdtPr>
        <w:tag w:val="goog_rdk_536"/>
      </w:sdtPr>
      <w:sdtContent>
        <w:p w:rsidR="00000000" w:rsidDel="00000000" w:rsidP="00000000" w:rsidRDefault="00000000" w:rsidRPr="00000000" w14:paraId="000000C2">
          <w:pPr>
            <w:rPr>
              <w:ins w:author="Houcemeddine Othman" w:id="167" w:date="2020-11-04T05:22:59Z"/>
            </w:rPr>
          </w:pPr>
          <w:sdt>
            <w:sdtPr>
              <w:tag w:val="goog_rdk_535"/>
            </w:sdtPr>
            <w:sdtContent>
              <w:ins w:author="Houcemeddine Othman" w:id="167" w:date="2020-11-04T05:22:59Z">
                <w:r w:rsidDel="00000000" w:rsidR="00000000" w:rsidRPr="00000000">
                  <w:rPr/>
                  <w:drawing>
                    <wp:inline distB="114300" distT="114300" distL="114300" distR="114300">
                      <wp:extent cx="5943600" cy="35687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ins>
            </w:sdtContent>
          </w:sdt>
        </w:p>
      </w:sdtContent>
    </w:sdt>
    <w:sdt>
      <w:sdtPr>
        <w:tag w:val="goog_rdk_540"/>
      </w:sdtPr>
      <w:sdtContent>
        <w:p w:rsidR="00000000" w:rsidDel="00000000" w:rsidP="00000000" w:rsidRDefault="00000000" w:rsidRPr="00000000" w14:paraId="000000C3">
          <w:pPr>
            <w:pStyle w:val="Heading2"/>
            <w:spacing w:line="240" w:lineRule="auto"/>
            <w:jc w:val="both"/>
            <w:rPr>
              <w:ins w:author="Houcemeddine Othman" w:id="167" w:date="2020-11-04T05:22:59Z"/>
            </w:rPr>
          </w:pPr>
          <w:sdt>
            <w:sdtPr>
              <w:tag w:val="goog_rdk_537"/>
            </w:sdtPr>
            <w:sdtContent>
              <w:ins w:author="Houcemeddine Othman" w:id="167" w:date="2020-11-04T05:22:59Z">
                <w:r w:rsidDel="00000000" w:rsidR="00000000" w:rsidRPr="00000000">
                  <w:rPr>
                    <w:rtl w:val="0"/>
                  </w:rPr>
                  <w:t xml:space="preserve">Figure XXX. Entity relationship diagram of the data content for AGM</w:t>
                </w:r>
              </w:ins>
            </w:sdtContent>
          </w:sdt>
          <w:sdt>
            <w:sdtPr>
              <w:tag w:val="goog_rdk_538"/>
            </w:sdtPr>
            <w:sdtContent>
              <w:ins w:author="Melek Chaouch" w:id="168" w:date="2020-11-06T11:17:53Z">
                <w:r w:rsidDel="00000000" w:rsidR="00000000" w:rsidRPr="00000000">
                  <w:rPr>
                    <w:rtl w:val="0"/>
                  </w:rPr>
                  <w:t xml:space="preserve">P</w:t>
                </w:r>
              </w:ins>
            </w:sdtContent>
          </w:sdt>
          <w:sdt>
            <w:sdtPr>
              <w:tag w:val="goog_rdk_539"/>
            </w:sdtPr>
            <w:sdtContent>
              <w:ins w:author="Houcemeddine Othman" w:id="167" w:date="2020-11-04T05:22:59Z">
                <w:bookmarkStart w:colFirst="0" w:colLast="0" w:name="_heading=h.w16an17mrj5" w:id="11"/>
                <w:bookmarkEnd w:id="11"/>
                <w:r w:rsidDel="00000000" w:rsidR="00000000" w:rsidRPr="00000000">
                  <w:rPr>
                    <w:rtl w:val="0"/>
                  </w:rPr>
                  <w:t xml:space="preserve">. </w:t>
                </w:r>
              </w:ins>
            </w:sdtContent>
          </w:sdt>
        </w:p>
      </w:sdtContent>
    </w:sdt>
    <w:sdt>
      <w:sdtPr>
        <w:tag w:val="goog_rdk_542"/>
      </w:sdtPr>
      <w:sdtContent>
        <w:p w:rsidR="00000000" w:rsidDel="00000000" w:rsidP="00000000" w:rsidRDefault="00000000" w:rsidRPr="00000000" w14:paraId="000000C4">
          <w:pPr>
            <w:pStyle w:val="Heading2"/>
            <w:spacing w:line="360" w:lineRule="auto"/>
            <w:jc w:val="both"/>
            <w:rPr>
              <w:ins w:author="Houcemeddine Othman" w:id="167" w:date="2020-11-04T05:22:59Z"/>
            </w:rPr>
          </w:pPr>
          <w:sdt>
            <w:sdtPr>
              <w:tag w:val="goog_rdk_541"/>
            </w:sdtPr>
            <w:sdtContent>
              <w:ins w:author="Houcemeddine Othman" w:id="167" w:date="2020-11-04T05:22:59Z">
                <w:bookmarkStart w:colFirst="0" w:colLast="0" w:name="_heading=h.50huasbx3pwa" w:id="12"/>
                <w:bookmarkEnd w:id="12"/>
                <w:r w:rsidDel="00000000" w:rsidR="00000000" w:rsidRPr="00000000">
                  <w:rPr>
                    <w:rtl w:val="0"/>
                  </w:rPr>
                  <w:t xml:space="preserve">Data content of the AGMP</w:t>
                </w:r>
              </w:ins>
            </w:sdtContent>
          </w:sdt>
        </w:p>
      </w:sdtContent>
    </w:sdt>
    <w:sdt>
      <w:sdtPr>
        <w:tag w:val="goog_rdk_547"/>
      </w:sdtPr>
      <w:sdtContent>
        <w:p w:rsidR="00000000" w:rsidDel="00000000" w:rsidP="00000000" w:rsidRDefault="00000000" w:rsidRPr="00000000" w14:paraId="000000C5">
          <w:pPr>
            <w:spacing w:line="360" w:lineRule="auto"/>
            <w:jc w:val="both"/>
            <w:rPr>
              <w:ins w:author="Houcemeddine Othman" w:id="167" w:date="2020-11-04T05:22:59Z"/>
            </w:rPr>
          </w:pPr>
          <w:sdt>
            <w:sdtPr>
              <w:tag w:val="goog_rdk_543"/>
            </w:sdtPr>
            <w:sdtContent>
              <w:ins w:author="Houcemeddine Othman" w:id="167" w:date="2020-11-04T05:22:59Z">
                <w:r w:rsidDel="00000000" w:rsidR="00000000" w:rsidRPr="00000000">
                  <w:rPr>
                    <w:rtl w:val="0"/>
                  </w:rPr>
                  <w:t xml:space="preserve">A summary of the content of the unique entries of AGMP are given in Table XXXX. The manual curation retained 815 total studies including 143 references from PharmGKB and 652 references from DisGeNET that are associated with populations of African ancestry. We have identified a total of 556 genes of which 461 and 95 are related to </w:t>
                </w:r>
              </w:ins>
              <w:sdt>
                <w:sdtPr>
                  <w:tag w:val="goog_rdk_544"/>
                </w:sdtPr>
                <w:sdtContent>
                  <w:commentRangeStart w:id="79"/>
                </w:sdtContent>
              </w:sdt>
              <w:ins w:author="Houcemeddine Othman" w:id="167" w:date="2020-11-04T05:22:59Z">
                <w:r w:rsidDel="00000000" w:rsidR="00000000" w:rsidRPr="00000000">
                  <w:rPr>
                    <w:rtl w:val="0"/>
                  </w:rPr>
                  <w:t xml:space="preserve">552 diseases</w:t>
                </w:r>
                <w:commentRangeEnd w:id="79"/>
                <w:r w:rsidDel="00000000" w:rsidR="00000000" w:rsidRPr="00000000">
                  <w:commentReference w:id="79"/>
                </w:r>
                <w:r w:rsidDel="00000000" w:rsidR="00000000" w:rsidRPr="00000000">
                  <w:rPr>
                    <w:rtl w:val="0"/>
                  </w:rPr>
                  <w:t xml:space="preserve"> and 71 drugs respectively. This represents only a fraction of 5.5 % and 2 % of the total genes annotated in PhamGKB and DisGenNET. The total number of </w:t>
                </w:r>
                <w:sdt>
                  <w:sdtPr>
                    <w:tag w:val="goog_rdk_545"/>
                  </w:sdtPr>
                  <w:sdtContent>
                    <w:commentRangeStart w:id="80"/>
                  </w:sdtContent>
                </w:sdt>
                <w:sdt>
                  <w:sdtPr>
                    <w:tag w:val="goog_rdk_546"/>
                  </w:sdtPr>
                  <w:sdtContent>
                    <w:commentRangeStart w:id="81"/>
                  </w:sdtContent>
                </w:sdt>
                <w:r w:rsidDel="00000000" w:rsidR="00000000" w:rsidRPr="00000000">
                  <w:rPr>
                    <w:rtl w:val="0"/>
                  </w:rPr>
                  <w:t xml:space="preserve">variants associated</w:t>
                </w:r>
                <w:commentRangeEnd w:id="80"/>
                <w:r w:rsidDel="00000000" w:rsidR="00000000" w:rsidRPr="00000000">
                  <w:commentReference w:id="80"/>
                </w:r>
                <w:commentRangeEnd w:id="81"/>
                <w:r w:rsidDel="00000000" w:rsidR="00000000" w:rsidRPr="00000000">
                  <w:commentReference w:id="81"/>
                </w:r>
                <w:r w:rsidDel="00000000" w:rsidR="00000000" w:rsidRPr="00000000">
                  <w:rPr>
                    <w:rtl w:val="0"/>
                  </w:rPr>
                  <w:t xml:space="preserve"> with the drug response phenotype is 286 of which 234 correspond to single nucleotide variants and 52 are star allele variants.</w:t>
                </w:r>
              </w:ins>
            </w:sdtContent>
          </w:sdt>
        </w:p>
      </w:sdtContent>
    </w:sdt>
    <w:sdt>
      <w:sdtPr>
        <w:tag w:val="goog_rdk_549"/>
      </w:sdtPr>
      <w:sdtContent>
        <w:p w:rsidR="00000000" w:rsidDel="00000000" w:rsidP="00000000" w:rsidRDefault="00000000" w:rsidRPr="00000000" w14:paraId="000000C6">
          <w:pPr>
            <w:spacing w:line="360" w:lineRule="auto"/>
            <w:jc w:val="both"/>
            <w:rPr>
              <w:ins w:author="Houcemeddine Othman" w:id="167" w:date="2020-11-04T05:22:59Z"/>
            </w:rPr>
          </w:pPr>
          <w:sdt>
            <w:sdtPr>
              <w:tag w:val="goog_rdk_548"/>
            </w:sdtPr>
            <w:sdtContent>
              <w:ins w:author="Houcemeddine Othman" w:id="167" w:date="2020-11-04T05:22:59Z">
                <w:r w:rsidDel="00000000" w:rsidR="00000000" w:rsidRPr="00000000">
                  <w:rPr>
                    <w:rtl w:val="0"/>
                  </w:rPr>
                </w:r>
              </w:ins>
            </w:sdtContent>
          </w:sdt>
        </w:p>
      </w:sdtContent>
    </w:sdt>
    <w:sdt>
      <w:sdtPr>
        <w:tag w:val="goog_rdk_551"/>
      </w:sdtPr>
      <w:sdtContent>
        <w:p w:rsidR="00000000" w:rsidDel="00000000" w:rsidP="00000000" w:rsidRDefault="00000000" w:rsidRPr="00000000" w14:paraId="000000C7">
          <w:pPr>
            <w:spacing w:line="360" w:lineRule="auto"/>
            <w:jc w:val="both"/>
            <w:rPr>
              <w:ins w:author="Houcemeddine Othman" w:id="167" w:date="2020-11-04T05:22:59Z"/>
            </w:rPr>
          </w:pPr>
          <w:sdt>
            <w:sdtPr>
              <w:tag w:val="goog_rdk_550"/>
            </w:sdtPr>
            <w:sdtContent>
              <w:ins w:author="Houcemeddine Othman" w:id="167" w:date="2020-11-04T05:22:59Z">
                <w:r w:rsidDel="00000000" w:rsidR="00000000" w:rsidRPr="00000000">
                  <w:rPr>
                    <w:rtl w:val="0"/>
                  </w:rPr>
                </w:r>
              </w:ins>
            </w:sdtContent>
          </w:sdt>
        </w:p>
      </w:sdtContent>
    </w:sdt>
    <w:sdt>
      <w:sdtPr>
        <w:tag w:val="goog_rdk_553"/>
      </w:sdtPr>
      <w:sdtContent>
        <w:p w:rsidR="00000000" w:rsidDel="00000000" w:rsidP="00000000" w:rsidRDefault="00000000" w:rsidRPr="00000000" w14:paraId="000000C8">
          <w:pPr>
            <w:spacing w:line="360" w:lineRule="auto"/>
            <w:jc w:val="both"/>
            <w:rPr>
              <w:ins w:author="Houcemeddine Othman" w:id="167" w:date="2020-11-04T05:22:59Z"/>
            </w:rPr>
          </w:pPr>
          <w:sdt>
            <w:sdtPr>
              <w:tag w:val="goog_rdk_552"/>
            </w:sdtPr>
            <w:sdtContent>
              <w:ins w:author="Houcemeddine Othman" w:id="167" w:date="2020-11-04T05:22:59Z">
                <w:r w:rsidDel="00000000" w:rsidR="00000000" w:rsidRPr="00000000">
                  <w:rPr>
                    <w:rtl w:val="0"/>
                  </w:rPr>
                </w:r>
              </w:ins>
            </w:sdtContent>
          </w:sdt>
        </w:p>
      </w:sdtContent>
    </w:sdt>
    <w:sdt>
      <w:sdtPr>
        <w:tag w:val="goog_rdk_555"/>
      </w:sdtPr>
      <w:sdtContent>
        <w:p w:rsidR="00000000" w:rsidDel="00000000" w:rsidP="00000000" w:rsidRDefault="00000000" w:rsidRPr="00000000" w14:paraId="000000C9">
          <w:pPr>
            <w:spacing w:line="360" w:lineRule="auto"/>
            <w:jc w:val="both"/>
            <w:rPr>
              <w:ins w:author="Houcemeddine Othman" w:id="167" w:date="2020-11-04T05:22:59Z"/>
            </w:rPr>
          </w:pPr>
          <w:sdt>
            <w:sdtPr>
              <w:tag w:val="goog_rdk_554"/>
            </w:sdtPr>
            <w:sdtContent>
              <w:ins w:author="Houcemeddine Othman" w:id="167" w:date="2020-11-04T05:22:59Z">
                <w:r w:rsidDel="00000000" w:rsidR="00000000" w:rsidRPr="00000000">
                  <w:rPr>
                    <w:rtl w:val="0"/>
                  </w:rPr>
                </w:r>
              </w:ins>
            </w:sdtContent>
          </w:sdt>
        </w:p>
      </w:sdtContent>
    </w:sdt>
    <w:sdt>
      <w:sdtPr>
        <w:tag w:val="goog_rdk_557"/>
      </w:sdtPr>
      <w:sdtContent>
        <w:p w:rsidR="00000000" w:rsidDel="00000000" w:rsidP="00000000" w:rsidRDefault="00000000" w:rsidRPr="00000000" w14:paraId="000000CA">
          <w:pPr>
            <w:spacing w:line="360" w:lineRule="auto"/>
            <w:jc w:val="both"/>
            <w:rPr>
              <w:ins w:author="Houcemeddine Othman" w:id="167" w:date="2020-11-04T05:22:59Z"/>
            </w:rPr>
          </w:pPr>
          <w:sdt>
            <w:sdtPr>
              <w:tag w:val="goog_rdk_556"/>
            </w:sdtPr>
            <w:sdtContent>
              <w:ins w:author="Houcemeddine Othman" w:id="167" w:date="2020-11-04T05:22:59Z">
                <w:r w:rsidDel="00000000" w:rsidR="00000000" w:rsidRPr="00000000">
                  <w:rPr>
                    <w:rtl w:val="0"/>
                  </w:rPr>
                </w:r>
              </w:ins>
            </w:sdtContent>
          </w:sdt>
        </w:p>
      </w:sdtContent>
    </w:sdt>
    <w:p w:rsidR="00000000" w:rsidDel="00000000" w:rsidP="00000000" w:rsidRDefault="00000000" w:rsidRPr="00000000" w14:paraId="000000CB">
      <w:pPr>
        <w:spacing w:line="480" w:lineRule="auto"/>
        <w:jc w:val="center"/>
        <w:rPr/>
      </w:pPr>
      <w:sdt>
        <w:sdtPr>
          <w:tag w:val="goog_rdk_558"/>
        </w:sdtPr>
        <w:sdtContent>
          <w:ins w:author="Houcemeddine Othman" w:id="167" w:date="2020-11-04T05:22:59Z"/>
          <w:sdt>
            <w:sdtPr>
              <w:tag w:val="goog_rdk_559"/>
            </w:sdtPr>
            <w:sdtContent>
              <w:commentRangeStart w:id="82"/>
            </w:sdtContent>
          </w:sdt>
          <w:ins w:author="Houcemeddine Othman" w:id="167" w:date="2020-11-04T05:22:59Z">
            <w:sdt>
              <w:sdtPr>
                <w:tag w:val="goog_rdk_560"/>
              </w:sdtPr>
              <w:sdtContent>
                <w:commentRangeStart w:id="83"/>
              </w:sdtContent>
            </w:sdt>
            <w:sdt>
              <w:sdtPr>
                <w:tag w:val="goog_rdk_561"/>
              </w:sdtPr>
              <w:sdtContent>
                <w:commentRangeStart w:id="84"/>
              </w:sdtContent>
            </w:sdt>
            <w:r w:rsidDel="00000000" w:rsidR="00000000" w:rsidRPr="00000000">
              <w:rPr>
                <w:rtl w:val="0"/>
              </w:rPr>
              <w:t xml:space="preserve">Table xxx. Count of unique entries in the database of AGMP</w:t>
            </w:r>
          </w:ins>
        </w:sdtContent>
      </w:sdt>
      <w:commentRangeEnd w:id="82"/>
      <w:r w:rsidDel="00000000" w:rsidR="00000000" w:rsidRPr="00000000">
        <w:commentReference w:id="82"/>
      </w:r>
      <w:commentRangeEnd w:id="83"/>
      <w:r w:rsidDel="00000000" w:rsidR="00000000" w:rsidRPr="00000000">
        <w:commentReference w:id="83"/>
      </w:r>
      <w:r w:rsidDel="00000000" w:rsidR="00000000" w:rsidRPr="00000000">
        <w:rPr>
          <w:rtl w:val="0"/>
        </w:rPr>
      </w:r>
    </w:p>
    <w:tbl>
      <w:tblPr>
        <w:tblStyle w:val="Table2"/>
        <w:tblW w:w="4485.0" w:type="dxa"/>
        <w:jc w:val="left"/>
        <w:tblInd w:w="1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05"/>
        <w:gridCol w:w="1980"/>
        <w:tblGridChange w:id="0">
          <w:tblGrid>
            <w:gridCol w:w="2505"/>
            <w:gridCol w:w="1980"/>
          </w:tblGrid>
        </w:tblGridChange>
      </w:tblGrid>
      <w:sdt>
        <w:sdtPr>
          <w:tag w:val="goog_rdk_563"/>
        </w:sdtPr>
        <w:sdtContent>
          <w:tr>
            <w:trPr>
              <w:tblHeader w:val="0"/>
              <w:ins w:author="Houcemeddine Othman" w:id="167" w:date="2020-11-04T05:22:59Z"/>
            </w:trPr>
            <w:tc>
              <w:tcPr>
                <w:shd w:fill="auto" w:val="clear"/>
                <w:tcMar>
                  <w:top w:w="100.0" w:type="dxa"/>
                  <w:left w:w="100.0" w:type="dxa"/>
                  <w:bottom w:w="100.0" w:type="dxa"/>
                  <w:right w:w="100.0" w:type="dxa"/>
                </w:tcMar>
                <w:vAlign w:val="top"/>
              </w:tcPr>
              <w:sdt>
                <w:sdtPr>
                  <w:tag w:val="goog_rdk_565"/>
                </w:sdtPr>
                <w:sdtContent>
                  <w:p w:rsidR="00000000" w:rsidDel="00000000" w:rsidP="00000000" w:rsidRDefault="00000000" w:rsidRPr="00000000" w14:paraId="000000CC">
                    <w:pPr>
                      <w:widowControl w:val="0"/>
                      <w:spacing w:line="480" w:lineRule="auto"/>
                      <w:rPr>
                        <w:ins w:author="Houcemeddine Othman" w:id="167" w:date="2020-11-04T05:22:59Z"/>
                      </w:rPr>
                    </w:pPr>
                    <w:sdt>
                      <w:sdtPr>
                        <w:tag w:val="goog_rdk_564"/>
                      </w:sdtPr>
                      <w:sdtContent>
                        <w:ins w:author="Houcemeddine Othman" w:id="167" w:date="2020-11-04T05:22:59Z">
                          <w:r w:rsidDel="00000000" w:rsidR="00000000" w:rsidRPr="00000000">
                            <w:rPr>
                              <w:rtl w:val="0"/>
                            </w:rPr>
                            <w:t xml:space="preserve">Data</w:t>
                          </w:r>
                        </w:ins>
                      </w:sdtContent>
                    </w:sdt>
                  </w:p>
                </w:sdtContent>
              </w:sdt>
            </w:tc>
            <w:tc>
              <w:tcPr>
                <w:shd w:fill="auto" w:val="clear"/>
                <w:tcMar>
                  <w:top w:w="100.0" w:type="dxa"/>
                  <w:left w:w="100.0" w:type="dxa"/>
                  <w:bottom w:w="100.0" w:type="dxa"/>
                  <w:right w:w="100.0" w:type="dxa"/>
                </w:tcMar>
                <w:vAlign w:val="top"/>
              </w:tcPr>
              <w:sdt>
                <w:sdtPr>
                  <w:tag w:val="goog_rdk_567"/>
                </w:sdtPr>
                <w:sdtContent>
                  <w:p w:rsidR="00000000" w:rsidDel="00000000" w:rsidP="00000000" w:rsidRDefault="00000000" w:rsidRPr="00000000" w14:paraId="000000CD">
                    <w:pPr>
                      <w:widowControl w:val="0"/>
                      <w:spacing w:line="480" w:lineRule="auto"/>
                      <w:rPr>
                        <w:ins w:author="Houcemeddine Othman" w:id="167" w:date="2020-11-04T05:22:59Z"/>
                      </w:rPr>
                    </w:pPr>
                    <w:sdt>
                      <w:sdtPr>
                        <w:tag w:val="goog_rdk_566"/>
                      </w:sdtPr>
                      <w:sdtContent>
                        <w:ins w:author="Houcemeddine Othman" w:id="167" w:date="2020-11-04T05:22:59Z">
                          <w:r w:rsidDel="00000000" w:rsidR="00000000" w:rsidRPr="00000000">
                            <w:rPr>
                              <w:rtl w:val="0"/>
                            </w:rPr>
                            <w:t xml:space="preserve">Count</w:t>
                          </w:r>
                        </w:ins>
                      </w:sdtContent>
                    </w:sdt>
                  </w:p>
                </w:sdtContent>
              </w:sdt>
            </w:tc>
          </w:tr>
        </w:sdtContent>
      </w:sdt>
      <w:sdt>
        <w:sdtPr>
          <w:tag w:val="goog_rdk_568"/>
        </w:sdtPr>
        <w:sdtContent>
          <w:tr>
            <w:trPr>
              <w:tblHeader w:val="0"/>
              <w:ins w:author="Houcemeddine Othman" w:id="167" w:date="2020-11-04T05:22:59Z"/>
            </w:trPr>
            <w:tc>
              <w:tcPr>
                <w:shd w:fill="auto" w:val="clear"/>
                <w:tcMar>
                  <w:top w:w="100.0" w:type="dxa"/>
                  <w:left w:w="100.0" w:type="dxa"/>
                  <w:bottom w:w="100.0" w:type="dxa"/>
                  <w:right w:w="100.0" w:type="dxa"/>
                </w:tcMar>
                <w:vAlign w:val="top"/>
              </w:tcPr>
              <w:sdt>
                <w:sdtPr>
                  <w:tag w:val="goog_rdk_570"/>
                </w:sdtPr>
                <w:sdtContent>
                  <w:p w:rsidR="00000000" w:rsidDel="00000000" w:rsidP="00000000" w:rsidRDefault="00000000" w:rsidRPr="00000000" w14:paraId="000000CE">
                    <w:pPr>
                      <w:widowControl w:val="0"/>
                      <w:spacing w:line="480" w:lineRule="auto"/>
                      <w:rPr>
                        <w:ins w:author="Houcemeddine Othman" w:id="167" w:date="2020-11-04T05:22:59Z"/>
                      </w:rPr>
                    </w:pPr>
                    <w:sdt>
                      <w:sdtPr>
                        <w:tag w:val="goog_rdk_569"/>
                      </w:sdtPr>
                      <w:sdtContent>
                        <w:ins w:author="Houcemeddine Othman" w:id="167" w:date="2020-11-04T05:22:59Z">
                          <w:r w:rsidDel="00000000" w:rsidR="00000000" w:rsidRPr="00000000">
                            <w:rPr>
                              <w:rtl w:val="0"/>
                            </w:rPr>
                            <w:t xml:space="preserve">SNVs</w:t>
                          </w:r>
                        </w:ins>
                      </w:sdtContent>
                    </w:sdt>
                  </w:p>
                </w:sdtContent>
              </w:sdt>
            </w:tc>
            <w:tc>
              <w:tcPr>
                <w:shd w:fill="auto" w:val="clear"/>
                <w:tcMar>
                  <w:top w:w="100.0" w:type="dxa"/>
                  <w:left w:w="100.0" w:type="dxa"/>
                  <w:bottom w:w="100.0" w:type="dxa"/>
                  <w:right w:w="100.0" w:type="dxa"/>
                </w:tcMar>
                <w:vAlign w:val="top"/>
              </w:tcPr>
              <w:sdt>
                <w:sdtPr>
                  <w:tag w:val="goog_rdk_572"/>
                </w:sdtPr>
                <w:sdtContent>
                  <w:p w:rsidR="00000000" w:rsidDel="00000000" w:rsidP="00000000" w:rsidRDefault="00000000" w:rsidRPr="00000000" w14:paraId="000000CF">
                    <w:pPr>
                      <w:widowControl w:val="0"/>
                      <w:spacing w:line="480" w:lineRule="auto"/>
                      <w:rPr>
                        <w:ins w:author="Houcemeddine Othman" w:id="167" w:date="2020-11-04T05:22:59Z"/>
                      </w:rPr>
                    </w:pPr>
                    <w:sdt>
                      <w:sdtPr>
                        <w:tag w:val="goog_rdk_571"/>
                      </w:sdtPr>
                      <w:sdtContent>
                        <w:ins w:author="Houcemeddine Othman" w:id="167" w:date="2020-11-04T05:22:59Z">
                          <w:r w:rsidDel="00000000" w:rsidR="00000000" w:rsidRPr="00000000">
                            <w:rPr>
                              <w:rtl w:val="0"/>
                            </w:rPr>
                            <w:t xml:space="preserve">1186</w:t>
                          </w:r>
                        </w:ins>
                      </w:sdtContent>
                    </w:sdt>
                  </w:p>
                </w:sdtContent>
              </w:sdt>
            </w:tc>
          </w:tr>
        </w:sdtContent>
      </w:sdt>
      <w:sdt>
        <w:sdtPr>
          <w:tag w:val="goog_rdk_573"/>
        </w:sdtPr>
        <w:sdtContent>
          <w:tr>
            <w:trPr>
              <w:tblHeader w:val="0"/>
              <w:ins w:author="Houcemeddine Othman" w:id="167" w:date="2020-11-04T05:22:59Z"/>
            </w:trPr>
            <w:tc>
              <w:tcPr>
                <w:shd w:fill="auto" w:val="clear"/>
                <w:tcMar>
                  <w:top w:w="100.0" w:type="dxa"/>
                  <w:left w:w="100.0" w:type="dxa"/>
                  <w:bottom w:w="100.0" w:type="dxa"/>
                  <w:right w:w="100.0" w:type="dxa"/>
                </w:tcMar>
                <w:vAlign w:val="top"/>
              </w:tcPr>
              <w:sdt>
                <w:sdtPr>
                  <w:tag w:val="goog_rdk_575"/>
                </w:sdtPr>
                <w:sdtContent>
                  <w:p w:rsidR="00000000" w:rsidDel="00000000" w:rsidP="00000000" w:rsidRDefault="00000000" w:rsidRPr="00000000" w14:paraId="000000D0">
                    <w:pPr>
                      <w:widowControl w:val="0"/>
                      <w:spacing w:line="480" w:lineRule="auto"/>
                      <w:rPr>
                        <w:ins w:author="Houcemeddine Othman" w:id="167" w:date="2020-11-04T05:22:59Z"/>
                      </w:rPr>
                    </w:pPr>
                    <w:sdt>
                      <w:sdtPr>
                        <w:tag w:val="goog_rdk_574"/>
                      </w:sdtPr>
                      <w:sdtContent>
                        <w:ins w:author="Houcemeddine Othman" w:id="167" w:date="2020-11-04T05:22:59Z">
                          <w:r w:rsidDel="00000000" w:rsidR="00000000" w:rsidRPr="00000000">
                            <w:rPr>
                              <w:rtl w:val="0"/>
                            </w:rPr>
                            <w:t xml:space="preserve">Star alleles</w:t>
                          </w:r>
                        </w:ins>
                      </w:sdtContent>
                    </w:sdt>
                  </w:p>
                </w:sdtContent>
              </w:sdt>
            </w:tc>
            <w:tc>
              <w:tcPr>
                <w:shd w:fill="auto" w:val="clear"/>
                <w:tcMar>
                  <w:top w:w="100.0" w:type="dxa"/>
                  <w:left w:w="100.0" w:type="dxa"/>
                  <w:bottom w:w="100.0" w:type="dxa"/>
                  <w:right w:w="100.0" w:type="dxa"/>
                </w:tcMar>
                <w:vAlign w:val="top"/>
              </w:tcPr>
              <w:sdt>
                <w:sdtPr>
                  <w:tag w:val="goog_rdk_577"/>
                </w:sdtPr>
                <w:sdtContent>
                  <w:p w:rsidR="00000000" w:rsidDel="00000000" w:rsidP="00000000" w:rsidRDefault="00000000" w:rsidRPr="00000000" w14:paraId="000000D1">
                    <w:pPr>
                      <w:widowControl w:val="0"/>
                      <w:spacing w:line="480" w:lineRule="auto"/>
                      <w:rPr>
                        <w:ins w:author="Houcemeddine Othman" w:id="167" w:date="2020-11-04T05:22:59Z"/>
                      </w:rPr>
                    </w:pPr>
                    <w:sdt>
                      <w:sdtPr>
                        <w:tag w:val="goog_rdk_576"/>
                      </w:sdtPr>
                      <w:sdtContent>
                        <w:ins w:author="Houcemeddine Othman" w:id="167" w:date="2020-11-04T05:22:59Z">
                          <w:r w:rsidDel="00000000" w:rsidR="00000000" w:rsidRPr="00000000">
                            <w:rPr>
                              <w:rtl w:val="0"/>
                            </w:rPr>
                            <w:t xml:space="preserve">52</w:t>
                          </w:r>
                        </w:ins>
                      </w:sdtContent>
                    </w:sdt>
                  </w:p>
                </w:sdtContent>
              </w:sdt>
            </w:tc>
          </w:tr>
        </w:sdtContent>
      </w:sdt>
      <w:sdt>
        <w:sdtPr>
          <w:tag w:val="goog_rdk_578"/>
        </w:sdtPr>
        <w:sdtContent>
          <w:tr>
            <w:trPr>
              <w:trHeight w:val="465" w:hRule="atLeast"/>
              <w:tblHeader w:val="0"/>
              <w:ins w:author="Houcemeddine Othman" w:id="167" w:date="2020-11-04T05:22:59Z"/>
            </w:trPr>
            <w:tc>
              <w:tcPr>
                <w:shd w:fill="auto" w:val="clear"/>
                <w:tcMar>
                  <w:top w:w="100.0" w:type="dxa"/>
                  <w:left w:w="100.0" w:type="dxa"/>
                  <w:bottom w:w="100.0" w:type="dxa"/>
                  <w:right w:w="100.0" w:type="dxa"/>
                </w:tcMar>
                <w:vAlign w:val="top"/>
              </w:tcPr>
              <w:sdt>
                <w:sdtPr>
                  <w:tag w:val="goog_rdk_580"/>
                </w:sdtPr>
                <w:sdtContent>
                  <w:p w:rsidR="00000000" w:rsidDel="00000000" w:rsidP="00000000" w:rsidRDefault="00000000" w:rsidRPr="00000000" w14:paraId="000000D2">
                    <w:pPr>
                      <w:widowControl w:val="0"/>
                      <w:spacing w:line="480" w:lineRule="auto"/>
                      <w:rPr>
                        <w:ins w:author="Houcemeddine Othman" w:id="167" w:date="2020-11-04T05:22:59Z"/>
                      </w:rPr>
                    </w:pPr>
                    <w:sdt>
                      <w:sdtPr>
                        <w:tag w:val="goog_rdk_579"/>
                      </w:sdtPr>
                      <w:sdtContent>
                        <w:ins w:author="Houcemeddine Othman" w:id="167" w:date="2020-11-04T05:22:59Z">
                          <w:r w:rsidDel="00000000" w:rsidR="00000000" w:rsidRPr="00000000">
                            <w:rPr>
                              <w:rtl w:val="0"/>
                            </w:rPr>
                            <w:t xml:space="preserve">Genes</w:t>
                          </w:r>
                        </w:ins>
                      </w:sdtContent>
                    </w:sdt>
                  </w:p>
                </w:sdtContent>
              </w:sdt>
            </w:tc>
            <w:tc>
              <w:tcPr>
                <w:shd w:fill="auto" w:val="clear"/>
                <w:tcMar>
                  <w:top w:w="100.0" w:type="dxa"/>
                  <w:left w:w="100.0" w:type="dxa"/>
                  <w:bottom w:w="100.0" w:type="dxa"/>
                  <w:right w:w="100.0" w:type="dxa"/>
                </w:tcMar>
                <w:vAlign w:val="top"/>
              </w:tcPr>
              <w:sdt>
                <w:sdtPr>
                  <w:tag w:val="goog_rdk_582"/>
                </w:sdtPr>
                <w:sdtContent>
                  <w:p w:rsidR="00000000" w:rsidDel="00000000" w:rsidP="00000000" w:rsidRDefault="00000000" w:rsidRPr="00000000" w14:paraId="000000D3">
                    <w:pPr>
                      <w:widowControl w:val="0"/>
                      <w:spacing w:line="480" w:lineRule="auto"/>
                      <w:rPr>
                        <w:ins w:author="Houcemeddine Othman" w:id="167" w:date="2020-11-04T05:22:59Z"/>
                      </w:rPr>
                    </w:pPr>
                    <w:sdt>
                      <w:sdtPr>
                        <w:tag w:val="goog_rdk_581"/>
                      </w:sdtPr>
                      <w:sdtContent>
                        <w:ins w:author="Houcemeddine Othman" w:id="167" w:date="2020-11-04T05:22:59Z">
                          <w:r w:rsidDel="00000000" w:rsidR="00000000" w:rsidRPr="00000000">
                            <w:rPr>
                              <w:rtl w:val="0"/>
                            </w:rPr>
                            <w:t xml:space="preserve">556</w:t>
                          </w:r>
                        </w:ins>
                      </w:sdtContent>
                    </w:sdt>
                  </w:p>
                </w:sdtContent>
              </w:sdt>
            </w:tc>
          </w:tr>
        </w:sdtContent>
      </w:sdt>
      <w:sdt>
        <w:sdtPr>
          <w:tag w:val="goog_rdk_583"/>
        </w:sdtPr>
        <w:sdtContent>
          <w:tr>
            <w:trPr>
              <w:tblHeader w:val="0"/>
              <w:ins w:author="Houcemeddine Othman" w:id="167" w:date="2020-11-04T05:22:59Z"/>
            </w:trPr>
            <w:tc>
              <w:tcPr>
                <w:shd w:fill="auto" w:val="clear"/>
                <w:tcMar>
                  <w:top w:w="100.0" w:type="dxa"/>
                  <w:left w:w="100.0" w:type="dxa"/>
                  <w:bottom w:w="100.0" w:type="dxa"/>
                  <w:right w:w="100.0" w:type="dxa"/>
                </w:tcMar>
                <w:vAlign w:val="top"/>
              </w:tcPr>
              <w:sdt>
                <w:sdtPr>
                  <w:tag w:val="goog_rdk_585"/>
                </w:sdtPr>
                <w:sdtContent>
                  <w:p w:rsidR="00000000" w:rsidDel="00000000" w:rsidP="00000000" w:rsidRDefault="00000000" w:rsidRPr="00000000" w14:paraId="000000D4">
                    <w:pPr>
                      <w:widowControl w:val="0"/>
                      <w:spacing w:line="480" w:lineRule="auto"/>
                      <w:rPr>
                        <w:ins w:author="Houcemeddine Othman" w:id="167" w:date="2020-11-04T05:22:59Z"/>
                      </w:rPr>
                    </w:pPr>
                    <w:sdt>
                      <w:sdtPr>
                        <w:tag w:val="goog_rdk_584"/>
                      </w:sdtPr>
                      <w:sdtContent>
                        <w:ins w:author="Houcemeddine Othman" w:id="167" w:date="2020-11-04T05:22:59Z">
                          <w:r w:rsidDel="00000000" w:rsidR="00000000" w:rsidRPr="00000000">
                            <w:rPr>
                              <w:rtl w:val="0"/>
                            </w:rPr>
                            <w:t xml:space="preserve">Drugs</w:t>
                          </w:r>
                        </w:ins>
                      </w:sdtContent>
                    </w:sdt>
                  </w:p>
                </w:sdtContent>
              </w:sdt>
            </w:tc>
            <w:tc>
              <w:tcPr>
                <w:shd w:fill="auto" w:val="clear"/>
                <w:tcMar>
                  <w:top w:w="100.0" w:type="dxa"/>
                  <w:left w:w="100.0" w:type="dxa"/>
                  <w:bottom w:w="100.0" w:type="dxa"/>
                  <w:right w:w="100.0" w:type="dxa"/>
                </w:tcMar>
                <w:vAlign w:val="top"/>
              </w:tcPr>
              <w:sdt>
                <w:sdtPr>
                  <w:tag w:val="goog_rdk_587"/>
                </w:sdtPr>
                <w:sdtContent>
                  <w:p w:rsidR="00000000" w:rsidDel="00000000" w:rsidP="00000000" w:rsidRDefault="00000000" w:rsidRPr="00000000" w14:paraId="000000D5">
                    <w:pPr>
                      <w:widowControl w:val="0"/>
                      <w:spacing w:line="480" w:lineRule="auto"/>
                      <w:rPr>
                        <w:ins w:author="Houcemeddine Othman" w:id="167" w:date="2020-11-04T05:22:59Z"/>
                      </w:rPr>
                    </w:pPr>
                    <w:sdt>
                      <w:sdtPr>
                        <w:tag w:val="goog_rdk_586"/>
                      </w:sdtPr>
                      <w:sdtContent>
                        <w:ins w:author="Houcemeddine Othman" w:id="167" w:date="2020-11-04T05:22:59Z">
                          <w:r w:rsidDel="00000000" w:rsidR="00000000" w:rsidRPr="00000000">
                            <w:rPr>
                              <w:rtl w:val="0"/>
                            </w:rPr>
                            <w:t xml:space="preserve">71</w:t>
                          </w:r>
                        </w:ins>
                      </w:sdtContent>
                    </w:sdt>
                  </w:p>
                </w:sdtContent>
              </w:sdt>
            </w:tc>
          </w:tr>
        </w:sdtContent>
      </w:sdt>
      <w:sdt>
        <w:sdtPr>
          <w:tag w:val="goog_rdk_588"/>
        </w:sdtPr>
        <w:sdtContent>
          <w:tr>
            <w:trPr>
              <w:tblHeader w:val="0"/>
              <w:ins w:author="Houcemeddine Othman" w:id="167" w:date="2020-11-04T05:22:59Z"/>
            </w:trPr>
            <w:tc>
              <w:tcPr>
                <w:shd w:fill="auto" w:val="clear"/>
                <w:tcMar>
                  <w:top w:w="100.0" w:type="dxa"/>
                  <w:left w:w="100.0" w:type="dxa"/>
                  <w:bottom w:w="100.0" w:type="dxa"/>
                  <w:right w:w="100.0" w:type="dxa"/>
                </w:tcMar>
                <w:vAlign w:val="top"/>
              </w:tcPr>
              <w:sdt>
                <w:sdtPr>
                  <w:tag w:val="goog_rdk_590"/>
                </w:sdtPr>
                <w:sdtContent>
                  <w:p w:rsidR="00000000" w:rsidDel="00000000" w:rsidP="00000000" w:rsidRDefault="00000000" w:rsidRPr="00000000" w14:paraId="000000D6">
                    <w:pPr>
                      <w:widowControl w:val="0"/>
                      <w:spacing w:line="480" w:lineRule="auto"/>
                      <w:rPr>
                        <w:ins w:author="Houcemeddine Othman" w:id="167" w:date="2020-11-04T05:22:59Z"/>
                      </w:rPr>
                    </w:pPr>
                    <w:sdt>
                      <w:sdtPr>
                        <w:tag w:val="goog_rdk_589"/>
                      </w:sdtPr>
                      <w:sdtContent>
                        <w:ins w:author="Houcemeddine Othman" w:id="167" w:date="2020-11-04T05:22:59Z">
                          <w:r w:rsidDel="00000000" w:rsidR="00000000" w:rsidRPr="00000000">
                            <w:rPr>
                              <w:rtl w:val="0"/>
                            </w:rPr>
                            <w:t xml:space="preserve">Studies</w:t>
                          </w:r>
                        </w:ins>
                      </w:sdtContent>
                    </w:sdt>
                  </w:p>
                </w:sdtContent>
              </w:sdt>
            </w:tc>
            <w:tc>
              <w:tcPr>
                <w:shd w:fill="auto" w:val="clear"/>
                <w:tcMar>
                  <w:top w:w="100.0" w:type="dxa"/>
                  <w:left w:w="100.0" w:type="dxa"/>
                  <w:bottom w:w="100.0" w:type="dxa"/>
                  <w:right w:w="100.0" w:type="dxa"/>
                </w:tcMar>
                <w:vAlign w:val="top"/>
              </w:tcPr>
              <w:sdt>
                <w:sdtPr>
                  <w:tag w:val="goog_rdk_592"/>
                </w:sdtPr>
                <w:sdtContent>
                  <w:p w:rsidR="00000000" w:rsidDel="00000000" w:rsidP="00000000" w:rsidRDefault="00000000" w:rsidRPr="00000000" w14:paraId="000000D7">
                    <w:pPr>
                      <w:widowControl w:val="0"/>
                      <w:spacing w:line="480" w:lineRule="auto"/>
                      <w:rPr>
                        <w:ins w:author="Houcemeddine Othman" w:id="167" w:date="2020-11-04T05:22:59Z"/>
                      </w:rPr>
                    </w:pPr>
                    <w:sdt>
                      <w:sdtPr>
                        <w:tag w:val="goog_rdk_591"/>
                      </w:sdtPr>
                      <w:sdtContent>
                        <w:ins w:author="Houcemeddine Othman" w:id="167" w:date="2020-11-04T05:22:59Z">
                          <w:r w:rsidDel="00000000" w:rsidR="00000000" w:rsidRPr="00000000">
                            <w:rPr>
                              <w:rtl w:val="0"/>
                            </w:rPr>
                            <w:t xml:space="preserve">815</w:t>
                          </w:r>
                        </w:ins>
                      </w:sdtContent>
                    </w:sdt>
                  </w:p>
                </w:sdtContent>
              </w:sdt>
            </w:tc>
          </w:tr>
        </w:sdtContent>
      </w:sdt>
      <w:sdt>
        <w:sdtPr>
          <w:tag w:val="goog_rdk_593"/>
        </w:sdtPr>
        <w:sdtContent>
          <w:tr>
            <w:trPr>
              <w:trHeight w:val="450" w:hRule="atLeast"/>
              <w:tblHeader w:val="0"/>
              <w:ins w:author="Houcemeddine Othman" w:id="167" w:date="2020-11-04T05:22:59Z"/>
            </w:trPr>
            <w:tc>
              <w:tcPr>
                <w:shd w:fill="auto" w:val="clear"/>
                <w:tcMar>
                  <w:top w:w="100.0" w:type="dxa"/>
                  <w:left w:w="100.0" w:type="dxa"/>
                  <w:bottom w:w="100.0" w:type="dxa"/>
                  <w:right w:w="100.0" w:type="dxa"/>
                </w:tcMar>
                <w:vAlign w:val="top"/>
              </w:tcPr>
              <w:sdt>
                <w:sdtPr>
                  <w:tag w:val="goog_rdk_595"/>
                </w:sdtPr>
                <w:sdtContent>
                  <w:p w:rsidR="00000000" w:rsidDel="00000000" w:rsidP="00000000" w:rsidRDefault="00000000" w:rsidRPr="00000000" w14:paraId="000000D8">
                    <w:pPr>
                      <w:widowControl w:val="0"/>
                      <w:spacing w:line="480" w:lineRule="auto"/>
                      <w:rPr>
                        <w:ins w:author="Houcemeddine Othman" w:id="167" w:date="2020-11-04T05:22:59Z"/>
                      </w:rPr>
                    </w:pPr>
                    <w:sdt>
                      <w:sdtPr>
                        <w:tag w:val="goog_rdk_594"/>
                      </w:sdtPr>
                      <w:sdtContent>
                        <w:ins w:author="Houcemeddine Othman" w:id="167" w:date="2020-11-04T05:22:59Z">
                          <w:r w:rsidDel="00000000" w:rsidR="00000000" w:rsidRPr="00000000">
                            <w:rPr>
                              <w:rtl w:val="0"/>
                            </w:rPr>
                            <w:t xml:space="preserve">Diseases</w:t>
                          </w:r>
                        </w:ins>
                      </w:sdtContent>
                    </w:sdt>
                  </w:p>
                </w:sdtContent>
              </w:sdt>
            </w:tc>
            <w:tc>
              <w:tcPr>
                <w:shd w:fill="auto" w:val="clear"/>
                <w:tcMar>
                  <w:top w:w="100.0" w:type="dxa"/>
                  <w:left w:w="100.0" w:type="dxa"/>
                  <w:bottom w:w="100.0" w:type="dxa"/>
                  <w:right w:w="100.0" w:type="dxa"/>
                </w:tcMar>
                <w:vAlign w:val="top"/>
              </w:tcPr>
              <w:sdt>
                <w:sdtPr>
                  <w:tag w:val="goog_rdk_597"/>
                </w:sdtPr>
                <w:sdtContent>
                  <w:p w:rsidR="00000000" w:rsidDel="00000000" w:rsidP="00000000" w:rsidRDefault="00000000" w:rsidRPr="00000000" w14:paraId="000000D9">
                    <w:pPr>
                      <w:widowControl w:val="0"/>
                      <w:spacing w:line="480" w:lineRule="auto"/>
                      <w:rPr>
                        <w:ins w:author="Houcemeddine Othman" w:id="167" w:date="2020-11-04T05:22:59Z"/>
                      </w:rPr>
                    </w:pPr>
                    <w:sdt>
                      <w:sdtPr>
                        <w:tag w:val="goog_rdk_596"/>
                      </w:sdtPr>
                      <w:sdtContent>
                        <w:ins w:author="Houcemeddine Othman" w:id="167" w:date="2020-11-04T05:22:59Z">
                          <w:r w:rsidDel="00000000" w:rsidR="00000000" w:rsidRPr="00000000">
                            <w:rPr>
                              <w:rtl w:val="0"/>
                            </w:rPr>
                            <w:t xml:space="preserve">552</w:t>
                          </w:r>
                          <w:commentRangeEnd w:id="84"/>
                          <w:r w:rsidDel="00000000" w:rsidR="00000000" w:rsidRPr="00000000">
                            <w:commentReference w:id="84"/>
                          </w:r>
                          <w:r w:rsidDel="00000000" w:rsidR="00000000" w:rsidRPr="00000000">
                            <w:rPr>
                              <w:rtl w:val="0"/>
                            </w:rPr>
                          </w:r>
                        </w:ins>
                      </w:sdtContent>
                    </w:sdt>
                  </w:p>
                </w:sdtContent>
              </w:sdt>
            </w:tc>
          </w:tr>
        </w:sdtContent>
      </w:sdt>
    </w:tbl>
    <w:sdt>
      <w:sdtPr>
        <w:tag w:val="goog_rdk_600"/>
      </w:sdtPr>
      <w:sdtContent>
        <w:p w:rsidR="00000000" w:rsidDel="00000000" w:rsidP="00000000" w:rsidRDefault="00000000" w:rsidRPr="00000000" w14:paraId="000000DA">
          <w:pPr>
            <w:spacing w:line="480" w:lineRule="auto"/>
            <w:jc w:val="both"/>
            <w:rPr>
              <w:ins w:author="Houcemeddine Othman" w:id="167" w:date="2020-11-04T05:22:59Z"/>
            </w:rPr>
          </w:pPr>
          <w:sdt>
            <w:sdtPr>
              <w:tag w:val="goog_rdk_599"/>
            </w:sdtPr>
            <w:sdtContent>
              <w:ins w:author="Houcemeddine Othman" w:id="167" w:date="2020-11-04T05:22:59Z">
                <w:r w:rsidDel="00000000" w:rsidR="00000000" w:rsidRPr="00000000">
                  <w:rPr>
                    <w:rtl w:val="0"/>
                  </w:rPr>
                </w:r>
              </w:ins>
            </w:sdtContent>
          </w:sdt>
        </w:p>
      </w:sdtContent>
    </w:sdt>
    <w:sdt>
      <w:sdtPr>
        <w:tag w:val="goog_rdk_602"/>
      </w:sdtPr>
      <w:sdtContent>
        <w:p w:rsidR="00000000" w:rsidDel="00000000" w:rsidP="00000000" w:rsidRDefault="00000000" w:rsidRPr="00000000" w14:paraId="000000DB">
          <w:pPr>
            <w:spacing w:line="360" w:lineRule="auto"/>
            <w:jc w:val="both"/>
            <w:rPr>
              <w:ins w:author="Houcemeddine Othman" w:id="167" w:date="2020-11-04T05:22:59Z"/>
            </w:rPr>
          </w:pPr>
          <w:sdt>
            <w:sdtPr>
              <w:tag w:val="goog_rdk_601"/>
            </w:sdtPr>
            <w:sdtContent>
              <w:ins w:author="Houcemeddine Othman" w:id="167" w:date="2020-11-04T05:22:59Z">
                <w:r w:rsidDel="00000000" w:rsidR="00000000" w:rsidRPr="00000000">
                  <w:rPr>
                    <w:rtl w:val="0"/>
                  </w:rPr>
                  <w:t xml:space="preserve">Representativity of African researchers and data in AGMP content</w:t>
                </w:r>
              </w:ins>
            </w:sdtContent>
          </w:sdt>
        </w:p>
      </w:sdtContent>
    </w:sdt>
    <w:sdt>
      <w:sdtPr>
        <w:tag w:val="goog_rdk_607"/>
      </w:sdtPr>
      <w:sdtContent>
        <w:p w:rsidR="00000000" w:rsidDel="00000000" w:rsidP="00000000" w:rsidRDefault="00000000" w:rsidRPr="00000000" w14:paraId="000000DC">
          <w:pPr>
            <w:spacing w:line="360" w:lineRule="auto"/>
            <w:jc w:val="both"/>
            <w:rPr>
              <w:ins w:author="Houcemeddine Othman" w:id="167" w:date="2020-11-04T05:22:59Z"/>
            </w:rPr>
          </w:pPr>
          <w:sdt>
            <w:sdtPr>
              <w:tag w:val="goog_rdk_603"/>
            </w:sdtPr>
            <w:sdtContent>
              <w:ins w:author="Houcemeddine Othman" w:id="167" w:date="2020-11-04T05:22:59Z">
                <w:r w:rsidDel="00000000" w:rsidR="00000000" w:rsidRPr="00000000">
                  <w:rPr>
                    <w:rtl w:val="0"/>
                  </w:rPr>
                  <w:t xml:space="preserve">Studies about genetic markers from populations of African ancestry have been conducted by different research teams from all over the world. The ‘country’ data of AGMP aims to assign the annotated variants in the database to a geographical entity. A geographical entity is an indicator of the place where the study cohort was collected such as the country and the region names. The assignment of the geographical entity is depending on the level of details given by a study many of which have used a mixed population either of total African individuals or combined with non-Africans. For example, Zimmerman et al (PMID 9132277) aimed to study the polymorphism of chemokine receptor 5  (CCR5) in a group of mixed ethnicity including Africans. However, they did not give the </w:t>
                </w:r>
              </w:ins>
            </w:sdtContent>
          </w:sdt>
          <w:sdt>
            <w:sdtPr>
              <w:tag w:val="goog_rdk_604"/>
            </w:sdtPr>
            <w:sdtContent>
              <w:ins w:author="Faisal M. Fadlelmola" w:id="169" w:date="2021-06-04T07:11:49Z">
                <w:r w:rsidDel="00000000" w:rsidR="00000000" w:rsidRPr="00000000">
                  <w:rPr>
                    <w:rtl w:val="0"/>
                  </w:rPr>
                  <w:t xml:space="preserve">details</w:t>
                </w:r>
              </w:ins>
            </w:sdtContent>
          </w:sdt>
          <w:sdt>
            <w:sdtPr>
              <w:tag w:val="goog_rdk_605"/>
            </w:sdtPr>
            <w:sdtContent>
              <w:ins w:author="Houcemeddine Othman" w:id="167" w:date="2020-11-04T05:22:59Z">
                <w:sdt>
                  <w:sdtPr>
                    <w:tag w:val="goog_rdk_606"/>
                  </w:sdtPr>
                  <w:sdtContent>
                    <w:del w:author="Faisal M. Fadlelmola" w:id="169" w:date="2021-06-04T07:11:49Z">
                      <w:r w:rsidDel="00000000" w:rsidR="00000000" w:rsidRPr="00000000">
                        <w:rPr>
                          <w:rtl w:val="0"/>
                        </w:rPr>
                        <w:delText xml:space="preserve">detail</w:delText>
                      </w:r>
                    </w:del>
                  </w:sdtContent>
                </w:sdt>
                <w:r w:rsidDel="00000000" w:rsidR="00000000" w:rsidRPr="00000000">
                  <w:rPr>
                    <w:rtl w:val="0"/>
                  </w:rPr>
                  <w:t xml:space="preserve"> about the exact origin of the African cohort, therefore their geographical entity was assigned to "Africa".</w:t>
                </w:r>
              </w:ins>
            </w:sdtContent>
          </w:sdt>
        </w:p>
      </w:sdtContent>
    </w:sdt>
    <w:sdt>
      <w:sdtPr>
        <w:tag w:val="goog_rdk_616"/>
      </w:sdtPr>
      <w:sdtContent>
        <w:p w:rsidR="00000000" w:rsidDel="00000000" w:rsidP="00000000" w:rsidRDefault="00000000" w:rsidRPr="00000000" w14:paraId="000000DD">
          <w:pPr>
            <w:spacing w:line="360" w:lineRule="auto"/>
            <w:jc w:val="both"/>
            <w:rPr>
              <w:ins w:author="Houcemeddine Othman" w:id="167" w:date="2020-11-04T05:22:59Z"/>
            </w:rPr>
          </w:pPr>
          <w:sdt>
            <w:sdtPr>
              <w:tag w:val="goog_rdk_608"/>
            </w:sdtPr>
            <w:sdtContent>
              <w:ins w:author="Houcemeddine Othman" w:id="167" w:date="2020-11-04T05:22:59Z">
                <w:r w:rsidDel="00000000" w:rsidR="00000000" w:rsidRPr="00000000">
                  <w:rPr>
                    <w:rtl w:val="0"/>
                  </w:rPr>
                  <w:t xml:space="preserve">AGMP includes data from 37 African countries. With 568 variants, Tunisia is the country with </w:t>
                </w:r>
              </w:ins>
            </w:sdtContent>
          </w:sdt>
          <w:sdt>
            <w:sdtPr>
              <w:tag w:val="goog_rdk_609"/>
            </w:sdtPr>
            <w:sdtContent>
              <w:ins w:author="yosr hamdi" w:id="170" w:date="2020-11-09T11:05:52Z">
                <w:r w:rsidDel="00000000" w:rsidR="00000000" w:rsidRPr="00000000">
                  <w:rPr>
                    <w:rtl w:val="0"/>
                  </w:rPr>
                  <w:t xml:space="preserve">the </w:t>
                </w:r>
              </w:ins>
            </w:sdtContent>
          </w:sdt>
          <w:sdt>
            <w:sdtPr>
              <w:tag w:val="goog_rdk_610"/>
            </w:sdtPr>
            <w:sdtContent>
              <w:ins w:author="Houcemeddine Othman" w:id="167" w:date="2020-11-04T05:22:59Z">
                <w:r w:rsidDel="00000000" w:rsidR="00000000" w:rsidRPr="00000000">
                  <w:rPr>
                    <w:rtl w:val="0"/>
                  </w:rPr>
                  <w:t xml:space="preserve">most </w:t>
                </w:r>
                <w:sdt>
                  <w:sdtPr>
                    <w:tag w:val="goog_rdk_611"/>
                  </w:sdtPr>
                  <w:sdtContent>
                    <w:del w:author="yosr hamdi" w:id="171" w:date="2020-11-09T11:05:58Z">
                      <w:r w:rsidDel="00000000" w:rsidR="00000000" w:rsidRPr="00000000">
                        <w:rPr>
                          <w:rtl w:val="0"/>
                        </w:rPr>
                        <w:delText xml:space="preserve">of the </w:delText>
                      </w:r>
                    </w:del>
                  </w:sdtContent>
                </w:sdt>
                <w:r w:rsidDel="00000000" w:rsidR="00000000" w:rsidRPr="00000000">
                  <w:rPr>
                    <w:rtl w:val="0"/>
                  </w:rPr>
                  <w:t xml:space="preserve">annotated variants which represents a proportion of 23% of the entire dataset. We have also noticed a significant imbalance of representativity between the different regions of Africa. With 66% of </w:t>
                </w:r>
                <w:sdt>
                  <w:sdtPr>
                    <w:tag w:val="goog_rdk_612"/>
                  </w:sdtPr>
                  <w:sdtContent>
                    <w:del w:author="yosr hamdi" w:id="172" w:date="2020-11-09T11:06:52Z">
                      <w:r w:rsidDel="00000000" w:rsidR="00000000" w:rsidRPr="00000000">
                        <w:rPr>
                          <w:rtl w:val="0"/>
                        </w:rPr>
                        <w:delText xml:space="preserve">the share of the </w:delText>
                      </w:r>
                    </w:del>
                  </w:sdtContent>
                </w:sdt>
                <w:r w:rsidDel="00000000" w:rsidR="00000000" w:rsidRPr="00000000">
                  <w:rPr>
                    <w:rtl w:val="0"/>
                  </w:rPr>
                  <w:t xml:space="preserve">entire </w:t>
                </w:r>
              </w:ins>
            </w:sdtContent>
          </w:sdt>
          <w:sdt>
            <w:sdtPr>
              <w:tag w:val="goog_rdk_613"/>
            </w:sdtPr>
            <w:sdtContent>
              <w:ins w:author="yosr hamdi" w:id="173" w:date="2020-11-09T11:06:57Z">
                <w:r w:rsidDel="00000000" w:rsidR="00000000" w:rsidRPr="00000000">
                  <w:rPr>
                    <w:rtl w:val="0"/>
                  </w:rPr>
                  <w:t xml:space="preserve">shared </w:t>
                </w:r>
              </w:ins>
            </w:sdtContent>
          </w:sdt>
          <w:sdt>
            <w:sdtPr>
              <w:tag w:val="goog_rdk_614"/>
            </w:sdtPr>
            <w:sdtContent>
              <w:ins w:author="Houcemeddine Othman" w:id="167" w:date="2020-11-04T05:22:59Z">
                <w:sdt>
                  <w:sdtPr>
                    <w:tag w:val="goog_rdk_615"/>
                  </w:sdtPr>
                  <w:sdtContent>
                    <w:del w:author="yosr hamdi" w:id="173" w:date="2020-11-09T11:06:57Z">
                      <w:r w:rsidDel="00000000" w:rsidR="00000000" w:rsidRPr="00000000">
                        <w:rPr>
                          <w:rtl w:val="0"/>
                        </w:rPr>
                        <w:delText xml:space="preserve">set of </w:delText>
                      </w:r>
                    </w:del>
                  </w:sdtContent>
                </w:sdt>
                <w:r w:rsidDel="00000000" w:rsidR="00000000" w:rsidRPr="00000000">
                  <w:rPr>
                    <w:rtl w:val="0"/>
                  </w:rPr>
                  <w:t xml:space="preserve">variants, countries from North Africa are by far the most represented in the dataset. We also noticed an important gap between the central African region and the rest of the regions. With only 52 variants corresponding to a proportion of 2.4%, countries from these regions are the least represented in the AGMP dataset despite its importance in the migration history of Africa.</w:t>
                </w:r>
              </w:ins>
            </w:sdtContent>
          </w:sdt>
        </w:p>
      </w:sdtContent>
    </w:sdt>
    <w:sdt>
      <w:sdtPr>
        <w:tag w:val="goog_rdk_618"/>
      </w:sdtPr>
      <w:sdtContent>
        <w:p w:rsidR="00000000" w:rsidDel="00000000" w:rsidP="00000000" w:rsidRDefault="00000000" w:rsidRPr="00000000" w14:paraId="000000DE">
          <w:pPr>
            <w:spacing w:line="360" w:lineRule="auto"/>
            <w:jc w:val="both"/>
            <w:rPr>
              <w:ins w:author="Houcemeddine Othman" w:id="167" w:date="2020-11-04T05:22:59Z"/>
            </w:rPr>
          </w:pPr>
          <w:sdt>
            <w:sdtPr>
              <w:tag w:val="goog_rdk_617"/>
            </w:sdtPr>
            <w:sdtContent>
              <w:ins w:author="Houcemeddine Othman" w:id="167" w:date="2020-11-04T05:22:59Z">
                <w:r w:rsidDel="00000000" w:rsidR="00000000" w:rsidRPr="00000000">
                  <w:rPr>
                    <w:rtl w:val="0"/>
                  </w:rPr>
                </w:r>
              </w:ins>
            </w:sdtContent>
          </w:sdt>
        </w:p>
      </w:sdtContent>
    </w:sdt>
    <w:sdt>
      <w:sdtPr>
        <w:tag w:val="goog_rdk_621"/>
      </w:sdtPr>
      <w:sdtContent>
        <w:p w:rsidR="00000000" w:rsidDel="00000000" w:rsidP="00000000" w:rsidRDefault="00000000" w:rsidRPr="00000000" w14:paraId="000000DF">
          <w:pPr>
            <w:spacing w:line="360" w:lineRule="auto"/>
            <w:jc w:val="both"/>
            <w:rPr>
              <w:ins w:author="Houcemeddine Othman" w:id="167" w:date="2020-11-04T05:22:59Z"/>
            </w:rPr>
          </w:pPr>
          <w:sdt>
            <w:sdtPr>
              <w:tag w:val="goog_rdk_619"/>
            </w:sdtPr>
            <w:sdtContent>
              <w:ins w:author="Houcemeddine Othman" w:id="167" w:date="2020-11-04T05:22:59Z"/>
              <w:sdt>
                <w:sdtPr>
                  <w:tag w:val="goog_rdk_620"/>
                </w:sdtPr>
                <w:sdtContent>
                  <w:commentRangeStart w:id="85"/>
                </w:sdtContent>
              </w:sdt>
              <w:ins w:author="Houcemeddine Othman" w:id="167" w:date="2020-11-04T05:22:59Z">
                <w:r w:rsidDel="00000000" w:rsidR="00000000" w:rsidRPr="00000000">
                  <w:rPr/>
                  <w:drawing>
                    <wp:inline distB="114300" distT="114300" distL="114300" distR="114300">
                      <wp:extent cx="5943600" cy="26543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654300"/>
                              </a:xfrm>
                              <a:prstGeom prst="rect"/>
                              <a:ln/>
                            </pic:spPr>
                          </pic:pic>
                        </a:graphicData>
                      </a:graphic>
                    </wp:inline>
                  </w:drawing>
                </w:r>
                <w:commentRangeEnd w:id="85"/>
                <w:r w:rsidDel="00000000" w:rsidR="00000000" w:rsidRPr="00000000">
                  <w:commentReference w:id="85"/>
                </w:r>
                <w:r w:rsidDel="00000000" w:rsidR="00000000" w:rsidRPr="00000000">
                  <w:rPr>
                    <w:rtl w:val="0"/>
                  </w:rPr>
                </w:r>
              </w:ins>
            </w:sdtContent>
          </w:sdt>
        </w:p>
      </w:sdtContent>
    </w:sdt>
    <w:sdt>
      <w:sdtPr>
        <w:tag w:val="goog_rdk_623"/>
      </w:sdtPr>
      <w:sdtContent>
        <w:p w:rsidR="00000000" w:rsidDel="00000000" w:rsidP="00000000" w:rsidRDefault="00000000" w:rsidRPr="00000000" w14:paraId="000000E0">
          <w:pPr>
            <w:spacing w:line="240" w:lineRule="auto"/>
            <w:jc w:val="both"/>
            <w:rPr>
              <w:ins w:author="Houcemeddine Othman" w:id="167" w:date="2020-11-04T05:22:59Z"/>
            </w:rPr>
          </w:pPr>
          <w:sdt>
            <w:sdtPr>
              <w:tag w:val="goog_rdk_622"/>
            </w:sdtPr>
            <w:sdtContent>
              <w:ins w:author="Houcemeddine Othman" w:id="167" w:date="2020-11-04T05:22:59Z">
                <w:r w:rsidDel="00000000" w:rsidR="00000000" w:rsidRPr="00000000">
                  <w:rPr>
                    <w:rtl w:val="0"/>
                  </w:rPr>
                  <w:t xml:space="preserve">Figure XXXX. Representativity of African countries in AGMP. (A) the waffle plot shows the ratio of occurence in the geographical location annotation data by African regions (North Africa, Southern Africa, East Africa, West Africa and Central Africa). The countries were affected to their corresponding region according to the UN classification. The squares are arbitrary units of proportion. The entries that have been affected to a geographical entity in Africa but not to a country are unlabeled. (B) Representativity of countries according to their occurrence in the geographical location. </w:t>
                </w:r>
              </w:ins>
            </w:sdtContent>
          </w:sdt>
        </w:p>
      </w:sdtContent>
    </w:sdt>
    <w:sdt>
      <w:sdtPr>
        <w:tag w:val="goog_rdk_625"/>
      </w:sdtPr>
      <w:sdtContent>
        <w:p w:rsidR="00000000" w:rsidDel="00000000" w:rsidP="00000000" w:rsidRDefault="00000000" w:rsidRPr="00000000" w14:paraId="000000E1">
          <w:pPr>
            <w:jc w:val="center"/>
            <w:rPr>
              <w:ins w:author="Houcemeddine Othman" w:id="167" w:date="2020-11-04T05:22:59Z"/>
            </w:rPr>
          </w:pPr>
          <w:sdt>
            <w:sdtPr>
              <w:tag w:val="goog_rdk_624"/>
            </w:sdtPr>
            <w:sdtContent>
              <w:ins w:author="Houcemeddine Othman" w:id="167" w:date="2020-11-04T05:22:59Z">
                <w:r w:rsidDel="00000000" w:rsidR="00000000" w:rsidRPr="00000000">
                  <w:rPr>
                    <w:rtl w:val="0"/>
                  </w:rPr>
                </w:r>
              </w:ins>
            </w:sdtContent>
          </w:sdt>
        </w:p>
      </w:sdtContent>
    </w:sdt>
    <w:sdt>
      <w:sdtPr>
        <w:tag w:val="goog_rdk_627"/>
      </w:sdtPr>
      <w:sdtContent>
        <w:p w:rsidR="00000000" w:rsidDel="00000000" w:rsidP="00000000" w:rsidRDefault="00000000" w:rsidRPr="00000000" w14:paraId="000000E2">
          <w:pPr>
            <w:spacing w:line="360" w:lineRule="auto"/>
            <w:jc w:val="both"/>
            <w:rPr>
              <w:ins w:author="Houcemeddine Othman" w:id="167" w:date="2020-11-04T05:22:59Z"/>
            </w:rPr>
          </w:pPr>
          <w:sdt>
            <w:sdtPr>
              <w:tag w:val="goog_rdk_626"/>
            </w:sdtPr>
            <w:sdtContent>
              <w:ins w:author="Houcemeddine Othman" w:id="167" w:date="2020-11-04T05:22:59Z">
                <w:r w:rsidDel="00000000" w:rsidR="00000000" w:rsidRPr="00000000">
                  <w:rPr>
                    <w:rtl w:val="0"/>
                  </w:rPr>
                  <w:t xml:space="preserve">Pharmacogenetic related phenotypes</w:t>
                </w:r>
              </w:ins>
            </w:sdtContent>
          </w:sdt>
        </w:p>
      </w:sdtContent>
    </w:sdt>
    <w:sdt>
      <w:sdtPr>
        <w:tag w:val="goog_rdk_632"/>
      </w:sdtPr>
      <w:sdtContent>
        <w:p w:rsidR="00000000" w:rsidDel="00000000" w:rsidP="00000000" w:rsidRDefault="00000000" w:rsidRPr="00000000" w14:paraId="000000E3">
          <w:pPr>
            <w:spacing w:line="360" w:lineRule="auto"/>
            <w:jc w:val="both"/>
            <w:rPr>
              <w:ins w:author="Houcemeddine Othman" w:id="167" w:date="2020-11-04T05:22:59Z"/>
            </w:rPr>
          </w:pPr>
          <w:sdt>
            <w:sdtPr>
              <w:tag w:val="goog_rdk_628"/>
            </w:sdtPr>
            <w:sdtContent>
              <w:ins w:author="Houcemeddine Othman" w:id="167" w:date="2020-11-04T05:22:59Z">
                <w:r w:rsidDel="00000000" w:rsidR="00000000" w:rsidRPr="00000000">
                  <w:rPr>
                    <w:rtl w:val="0"/>
                  </w:rPr>
                  <w:t xml:space="preserve">Variants identified in PharmGKG are associated with drug response phenotypes for 50 drugs approved for specific treatments. Warfarin is the drug with the highest count of associated variants with a total of 192 associations representing about 7% of the entire dataset. Together with efavirenz, they represent the only drugs in the database with more than 20 annotations. Anticoagulant drugs </w:t>
                </w:r>
              </w:ins>
            </w:sdtContent>
          </w:sdt>
          <w:sdt>
            <w:sdtPr>
              <w:tag w:val="goog_rdk_629"/>
            </w:sdtPr>
            <w:sdtContent>
              <w:ins w:author="Lilia Romdhane" w:id="174" w:date="2021-05-24T16:21:12Z">
                <w:r w:rsidDel="00000000" w:rsidR="00000000" w:rsidRPr="00000000">
                  <w:rPr>
                    <w:rtl w:val="0"/>
                  </w:rPr>
                  <w:t xml:space="preserve">are the</w:t>
                </w:r>
              </w:ins>
            </w:sdtContent>
          </w:sdt>
          <w:sdt>
            <w:sdtPr>
              <w:tag w:val="goog_rdk_630"/>
            </w:sdtPr>
            <w:sdtContent>
              <w:ins w:author="Houcemeddine Othman" w:id="167" w:date="2020-11-04T05:22:59Z">
                <w:sdt>
                  <w:sdtPr>
                    <w:tag w:val="goog_rdk_631"/>
                  </w:sdtPr>
                  <w:sdtContent>
                    <w:del w:author="Lilia Romdhane" w:id="174" w:date="2021-05-24T16:21:12Z">
                      <w:r w:rsidDel="00000000" w:rsidR="00000000" w:rsidRPr="00000000">
                        <w:rPr>
                          <w:rtl w:val="0"/>
                        </w:rPr>
                        <w:delText xml:space="preserve">is the</w:delText>
                      </w:r>
                    </w:del>
                  </w:sdtContent>
                </w:sdt>
                <w:r w:rsidDel="00000000" w:rsidR="00000000" w:rsidRPr="00000000">
                  <w:rPr>
                    <w:rtl w:val="0"/>
                  </w:rPr>
                  <w:t xml:space="preserve"> most represented therapeutic class associated with 37% of the total annotated variants. </w:t>
                </w:r>
              </w:ins>
            </w:sdtContent>
          </w:sdt>
        </w:p>
      </w:sdtContent>
    </w:sdt>
    <w:sdt>
      <w:sdtPr>
        <w:tag w:val="goog_rdk_634"/>
      </w:sdtPr>
      <w:sdtContent>
        <w:p w:rsidR="00000000" w:rsidDel="00000000" w:rsidP="00000000" w:rsidRDefault="00000000" w:rsidRPr="00000000" w14:paraId="000000E4">
          <w:pPr>
            <w:spacing w:line="360" w:lineRule="auto"/>
            <w:jc w:val="both"/>
            <w:rPr>
              <w:ins w:author="Houcemeddine Othman" w:id="167" w:date="2020-11-04T05:22:59Z"/>
            </w:rPr>
          </w:pPr>
          <w:sdt>
            <w:sdtPr>
              <w:tag w:val="goog_rdk_633"/>
            </w:sdtPr>
            <w:sdtContent>
              <w:ins w:author="Houcemeddine Othman" w:id="167" w:date="2020-11-04T05:22:59Z">
                <w:r w:rsidDel="00000000" w:rsidR="00000000" w:rsidRPr="00000000">
                  <w:rPr>
                    <w:rtl w:val="0"/>
                  </w:rPr>
                </w:r>
              </w:ins>
            </w:sdtContent>
          </w:sdt>
        </w:p>
      </w:sdtContent>
    </w:sdt>
    <w:sdt>
      <w:sdtPr>
        <w:tag w:val="goog_rdk_637"/>
      </w:sdtPr>
      <w:sdtContent>
        <w:p w:rsidR="00000000" w:rsidDel="00000000" w:rsidP="00000000" w:rsidRDefault="00000000" w:rsidRPr="00000000" w14:paraId="000000E5">
          <w:pPr>
            <w:spacing w:line="360" w:lineRule="auto"/>
            <w:jc w:val="both"/>
            <w:rPr>
              <w:ins w:author="Houcemeddine Othman" w:id="167" w:date="2020-11-04T05:22:59Z"/>
            </w:rPr>
          </w:pPr>
          <w:sdt>
            <w:sdtPr>
              <w:tag w:val="goog_rdk_635"/>
            </w:sdtPr>
            <w:sdtContent>
              <w:ins w:author="Houcemeddine Othman" w:id="167" w:date="2020-11-04T05:22:59Z"/>
              <w:sdt>
                <w:sdtPr>
                  <w:tag w:val="goog_rdk_636"/>
                </w:sdtPr>
                <w:sdtContent>
                  <w:commentRangeStart w:id="86"/>
                </w:sdtContent>
              </w:sdt>
              <w:ins w:author="Houcemeddine Othman" w:id="167" w:date="2020-11-04T05:22:59Z">
                <w:r w:rsidDel="00000000" w:rsidR="00000000" w:rsidRPr="00000000">
                  <w:rPr/>
                  <w:drawing>
                    <wp:inline distB="114300" distT="114300" distL="114300" distR="114300">
                      <wp:extent cx="5943600" cy="43815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381500"/>
                              </a:xfrm>
                              <a:prstGeom prst="rect"/>
                              <a:ln/>
                            </pic:spPr>
                          </pic:pic>
                        </a:graphicData>
                      </a:graphic>
                    </wp:inline>
                  </w:drawing>
                </w:r>
                <w:commentRangeEnd w:id="86"/>
                <w:r w:rsidDel="00000000" w:rsidR="00000000" w:rsidRPr="00000000">
                  <w:commentReference w:id="86"/>
                </w:r>
                <w:r w:rsidDel="00000000" w:rsidR="00000000" w:rsidRPr="00000000">
                  <w:rPr>
                    <w:rtl w:val="0"/>
                  </w:rPr>
                </w:r>
              </w:ins>
            </w:sdtContent>
          </w:sdt>
        </w:p>
      </w:sdtContent>
    </w:sdt>
    <w:sdt>
      <w:sdtPr>
        <w:tag w:val="goog_rdk_639"/>
      </w:sdtPr>
      <w:sdtContent>
        <w:p w:rsidR="00000000" w:rsidDel="00000000" w:rsidP="00000000" w:rsidRDefault="00000000" w:rsidRPr="00000000" w14:paraId="000000E6">
          <w:pPr>
            <w:spacing w:line="240" w:lineRule="auto"/>
            <w:jc w:val="both"/>
            <w:rPr>
              <w:ins w:author="Houcemeddine Othman" w:id="167" w:date="2020-11-04T05:22:59Z"/>
            </w:rPr>
          </w:pPr>
          <w:sdt>
            <w:sdtPr>
              <w:tag w:val="goog_rdk_638"/>
            </w:sdtPr>
            <w:sdtContent>
              <w:ins w:author="Houcemeddine Othman" w:id="167" w:date="2020-11-04T05:22:59Z">
                <w:r w:rsidDel="00000000" w:rsidR="00000000" w:rsidRPr="00000000">
                  <w:rPr>
                    <w:rtl w:val="0"/>
                  </w:rPr>
                  <w:t xml:space="preserve">Figure XXXX. Representativity of therapeutic drug classes in AGMP. The drug with the highest count of variant-drug response phenoy association is given in the annotation boxes along with the statistics about the total count. </w:t>
                </w:r>
              </w:ins>
            </w:sdtContent>
          </w:sdt>
        </w:p>
      </w:sdtContent>
    </w:sdt>
    <w:sdt>
      <w:sdtPr>
        <w:tag w:val="goog_rdk_641"/>
      </w:sdtPr>
      <w:sdtContent>
        <w:p w:rsidR="00000000" w:rsidDel="00000000" w:rsidP="00000000" w:rsidRDefault="00000000" w:rsidRPr="00000000" w14:paraId="000000E7">
          <w:pPr>
            <w:rPr>
              <w:ins w:author="Houcemeddine Othman" w:id="167" w:date="2020-11-04T05:22:59Z"/>
            </w:rPr>
          </w:pPr>
          <w:sdt>
            <w:sdtPr>
              <w:tag w:val="goog_rdk_640"/>
            </w:sdtPr>
            <w:sdtContent>
              <w:ins w:author="Houcemeddine Othman" w:id="167" w:date="2020-11-04T05:22:59Z">
                <w:r w:rsidDel="00000000" w:rsidR="00000000" w:rsidRPr="00000000">
                  <w:rPr>
                    <w:rtl w:val="0"/>
                  </w:rPr>
                </w:r>
              </w:ins>
            </w:sdtContent>
          </w:sdt>
        </w:p>
      </w:sdtContent>
    </w:sdt>
    <w:sdt>
      <w:sdtPr>
        <w:tag w:val="goog_rdk_643"/>
      </w:sdtPr>
      <w:sdtContent>
        <w:p w:rsidR="00000000" w:rsidDel="00000000" w:rsidP="00000000" w:rsidRDefault="00000000" w:rsidRPr="00000000" w14:paraId="000000E8">
          <w:pPr>
            <w:spacing w:line="480" w:lineRule="auto"/>
            <w:jc w:val="both"/>
            <w:rPr>
              <w:ins w:author="Houcemeddine Othman" w:id="167" w:date="2020-11-04T05:22:59Z"/>
            </w:rPr>
          </w:pPr>
          <w:sdt>
            <w:sdtPr>
              <w:tag w:val="goog_rdk_642"/>
            </w:sdtPr>
            <w:sdtContent>
              <w:ins w:author="Houcemeddine Othman" w:id="167" w:date="2020-11-04T05:22:59Z">
                <w:r w:rsidDel="00000000" w:rsidR="00000000" w:rsidRPr="00000000">
                  <w:rPr>
                    <w:rtl w:val="0"/>
                  </w:rPr>
                </w:r>
              </w:ins>
            </w:sdtContent>
          </w:sdt>
        </w:p>
      </w:sdtContent>
    </w:sdt>
    <w:sdt>
      <w:sdtPr>
        <w:tag w:val="goog_rdk_644"/>
      </w:sdtPr>
      <w:sdtContent>
        <w:p w:rsidR="00000000" w:rsidDel="00000000" w:rsidP="00000000" w:rsidRDefault="00000000" w:rsidRPr="00000000" w14:paraId="000000E9">
          <w:pPr>
            <w:spacing w:line="480" w:lineRule="auto"/>
            <w:jc w:val="both"/>
            <w:rPr/>
            <w:pPrChange w:author="Houcemeddine Othman" w:id="0" w:date="2020-11-04T05:22:59Z">
              <w:pPr>
                <w:pStyle w:val="Heading2"/>
              </w:pPr>
            </w:pPrChange>
          </w:pPr>
          <w:r w:rsidDel="00000000" w:rsidR="00000000" w:rsidRPr="00000000">
            <w:rPr>
              <w:rtl w:val="0"/>
            </w:rPr>
          </w:r>
        </w:p>
      </w:sdtContent>
    </w:sdt>
    <w:sdt>
      <w:sdtPr>
        <w:tag w:val="goog_rdk_647"/>
      </w:sdtPr>
      <w:sdtContent>
        <w:p w:rsidR="00000000" w:rsidDel="00000000" w:rsidP="00000000" w:rsidRDefault="00000000" w:rsidRPr="00000000" w14:paraId="000000EA">
          <w:pPr>
            <w:pStyle w:val="Heading2"/>
            <w:rPr>
              <w:del w:author="Houcemeddine Othman" w:id="176" w:date="2020-11-04T05:21:35Z"/>
            </w:rPr>
          </w:pPr>
          <w:sdt>
            <w:sdtPr>
              <w:tag w:val="goog_rdk_646"/>
            </w:sdtPr>
            <w:sdtContent>
              <w:del w:author="Houcemeddine Othman" w:id="176" w:date="2020-11-04T05:21:35Z">
                <w:bookmarkStart w:colFirst="0" w:colLast="0" w:name="_heading=h.7fieqihxxvb7" w:id="13"/>
                <w:bookmarkEnd w:id="13"/>
                <w:r w:rsidDel="00000000" w:rsidR="00000000" w:rsidRPr="00000000">
                  <w:rPr>
                    <w:rtl w:val="0"/>
                  </w:rPr>
                  <w:delText xml:space="preserve">Data Mining and Curation (Houcem, Jorge)</w:delText>
                </w:r>
              </w:del>
            </w:sdtContent>
          </w:sdt>
        </w:p>
      </w:sdtContent>
    </w:sdt>
    <w:p w:rsidR="00000000" w:rsidDel="00000000" w:rsidP="00000000" w:rsidRDefault="00000000" w:rsidRPr="00000000" w14:paraId="000000EB">
      <w:pPr>
        <w:jc w:val="both"/>
        <w:rPr>
          <w:b w:val="1"/>
        </w:rPr>
      </w:pPr>
      <w:r w:rsidDel="00000000" w:rsidR="00000000" w:rsidRPr="00000000">
        <w:rPr>
          <w:rtl w:val="0"/>
        </w:rPr>
      </w:r>
    </w:p>
    <w:p w:rsidR="00000000" w:rsidDel="00000000" w:rsidP="00000000" w:rsidRDefault="00000000" w:rsidRPr="00000000" w14:paraId="000000EC">
      <w:pPr>
        <w:jc w:val="both"/>
        <w:rPr>
          <w:b w:val="1"/>
        </w:rPr>
      </w:pPr>
      <w:r w:rsidDel="00000000" w:rsidR="00000000" w:rsidRPr="00000000">
        <w:rPr>
          <w:b w:val="1"/>
          <w:rtl w:val="0"/>
        </w:rPr>
        <w:t xml:space="preserve">Suggestions of content to be included (Fouzia, Houcem)</w:t>
      </w:r>
    </w:p>
    <w:p w:rsidR="00000000" w:rsidDel="00000000" w:rsidP="00000000" w:rsidRDefault="00000000" w:rsidRPr="00000000" w14:paraId="000000ED">
      <w:pPr>
        <w:numPr>
          <w:ilvl w:val="0"/>
          <w:numId w:val="10"/>
        </w:numPr>
        <w:ind w:left="720" w:hanging="360"/>
        <w:jc w:val="both"/>
        <w:rPr/>
      </w:pPr>
      <w:sdt>
        <w:sdtPr>
          <w:tag w:val="goog_rdk_648"/>
        </w:sdtPr>
        <w:sdtContent>
          <w:commentRangeStart w:id="87"/>
        </w:sdtContent>
      </w:sdt>
      <w:sdt>
        <w:sdtPr>
          <w:tag w:val="goog_rdk_649"/>
        </w:sdtPr>
        <w:sdtContent>
          <w:commentRangeStart w:id="88"/>
        </w:sdtContent>
      </w:sdt>
      <w:r w:rsidDel="00000000" w:rsidR="00000000" w:rsidRPr="00000000">
        <w:rPr>
          <w:rtl w:val="0"/>
        </w:rPr>
        <w:t xml:space="preserve">Acknowledgements of data curation team</w:t>
      </w:r>
    </w:p>
    <w:p w:rsidR="00000000" w:rsidDel="00000000" w:rsidP="00000000" w:rsidRDefault="00000000" w:rsidRPr="00000000" w14:paraId="000000EE">
      <w:pPr>
        <w:numPr>
          <w:ilvl w:val="0"/>
          <w:numId w:val="10"/>
        </w:numPr>
        <w:ind w:left="720" w:hanging="360"/>
        <w:jc w:val="both"/>
        <w:rPr>
          <w:u w:val="none"/>
        </w:rPr>
      </w:pPr>
      <w:r w:rsidDel="00000000" w:rsidR="00000000" w:rsidRPr="00000000">
        <w:rPr>
          <w:rtl w:val="0"/>
        </w:rPr>
        <w:t xml:space="preserve">Alber D, Ayoub, Bilinga, Chaimae, Chiamaka, Fouzia, Haifa, Houcem, Imane, Kais, Kholoud, Lyndon,Maryame, Maroua, Melek, Mohamed Ahmed, Nessrine, Noha, Olivier, Rania, Reem Sallam, Rym Kefi, Samah, Samar, Yosr Hamdi </w:t>
      </w:r>
      <w:commentRangeEnd w:id="87"/>
      <w:r w:rsidDel="00000000" w:rsidR="00000000" w:rsidRPr="00000000">
        <w:commentReference w:id="87"/>
      </w:r>
      <w:commentRangeEnd w:id="88"/>
      <w:r w:rsidDel="00000000" w:rsidR="00000000" w:rsidRPr="00000000">
        <w:commentReference w:id="88"/>
      </w:r>
      <w:r w:rsidDel="00000000" w:rsidR="00000000" w:rsidRPr="00000000">
        <w:rPr>
          <w:rtl w:val="0"/>
        </w:rPr>
      </w:r>
    </w:p>
    <w:p w:rsidR="00000000" w:rsidDel="00000000" w:rsidP="00000000" w:rsidRDefault="00000000" w:rsidRPr="00000000" w14:paraId="000000EF">
      <w:pPr>
        <w:pStyle w:val="Heading2"/>
        <w:spacing w:line="480" w:lineRule="auto"/>
        <w:jc w:val="both"/>
        <w:rPr>
          <w:rFonts w:ascii="Times New Roman" w:cs="Times New Roman" w:eastAsia="Times New Roman" w:hAnsi="Times New Roman"/>
          <w:b w:val="1"/>
          <w:color w:val="4a86e8"/>
          <w:sz w:val="28"/>
          <w:szCs w:val="28"/>
          <w:highlight w:val="white"/>
        </w:rPr>
      </w:pPr>
      <w:bookmarkStart w:colFirst="0" w:colLast="0" w:name="_heading=h.t28ghebdpons" w:id="14"/>
      <w:bookmarkEnd w:id="14"/>
      <w:r w:rsidDel="00000000" w:rsidR="00000000" w:rsidRPr="00000000">
        <w:rPr>
          <w:rFonts w:ascii="Times New Roman" w:cs="Times New Roman" w:eastAsia="Times New Roman" w:hAnsi="Times New Roman"/>
          <w:b w:val="1"/>
          <w:color w:val="4a86e8"/>
          <w:highlight w:val="white"/>
          <w:rtl w:val="0"/>
        </w:rPr>
        <w:t xml:space="preserve">Demo (By Ozlem, Bilinga and Chiamaka, Samah, Reem, Lyndon, Chaimae, Rania)</w:t>
      </w:r>
      <w:r w:rsidDel="00000000" w:rsidR="00000000" w:rsidRPr="00000000">
        <w:rPr>
          <w:rtl w:val="0"/>
        </w:rPr>
      </w:r>
    </w:p>
    <w:p w:rsidR="00000000" w:rsidDel="00000000" w:rsidP="00000000" w:rsidRDefault="00000000" w:rsidRPr="00000000" w14:paraId="000000F0">
      <w:pPr>
        <w:spacing w:line="480" w:lineRule="auto"/>
        <w:jc w:val="both"/>
        <w:rPr>
          <w:rFonts w:ascii="Times New Roman" w:cs="Times New Roman" w:eastAsia="Times New Roman" w:hAnsi="Times New Roman"/>
          <w:color w:val="4a86e8"/>
          <w:sz w:val="24"/>
          <w:szCs w:val="24"/>
          <w:highlight w:val="white"/>
        </w:rPr>
      </w:pPr>
      <w:sdt>
        <w:sdtPr>
          <w:tag w:val="goog_rdk_650"/>
        </w:sdtPr>
        <w:sdtContent>
          <w:commentRangeStart w:id="89"/>
        </w:sdtContent>
      </w:sdt>
      <w:sdt>
        <w:sdtPr>
          <w:tag w:val="goog_rdk_651"/>
        </w:sdtPr>
        <w:sdtContent>
          <w:commentRangeStart w:id="90"/>
        </w:sdtContent>
      </w:sdt>
      <w:sdt>
        <w:sdtPr>
          <w:tag w:val="goog_rdk_652"/>
        </w:sdtPr>
        <w:sdtContent>
          <w:commentRangeStart w:id="91"/>
        </w:sdtContent>
      </w:sdt>
      <w:sdt>
        <w:sdtPr>
          <w:tag w:val="goog_rdk_653"/>
        </w:sdtPr>
        <w:sdtContent>
          <w:commentRangeStart w:id="92"/>
        </w:sdtContent>
      </w:sdt>
      <w:sdt>
        <w:sdtPr>
          <w:tag w:val="goog_rdk_654"/>
        </w:sdtPr>
        <w:sdtContent>
          <w:commentRangeStart w:id="93"/>
        </w:sdtContent>
      </w:sdt>
      <w:sdt>
        <w:sdtPr>
          <w:tag w:val="goog_rdk_655"/>
        </w:sdtPr>
        <w:sdtContent>
          <w:commentRangeStart w:id="94"/>
        </w:sdtContent>
      </w:sdt>
      <w:r w:rsidDel="00000000" w:rsidR="00000000" w:rsidRPr="00000000">
        <w:rPr>
          <w:rFonts w:ascii="Times New Roman" w:cs="Times New Roman" w:eastAsia="Times New Roman" w:hAnsi="Times New Roman"/>
          <w:b w:val="1"/>
          <w:color w:val="4a86e8"/>
          <w:sz w:val="24"/>
          <w:szCs w:val="24"/>
          <w:highlight w:val="white"/>
          <w:rtl w:val="0"/>
        </w:rPr>
        <w:t xml:space="preserve">Portal access by users (Subject to change with the portal update)</w:t>
      </w:r>
      <w:commentRangeEnd w:id="89"/>
      <w:r w:rsidDel="00000000" w:rsidR="00000000" w:rsidRPr="00000000">
        <w:commentReference w:id="89"/>
      </w:r>
      <w:commentRangeEnd w:id="90"/>
      <w:r w:rsidDel="00000000" w:rsidR="00000000" w:rsidRPr="00000000">
        <w:commentReference w:id="90"/>
      </w:r>
      <w:commentRangeEnd w:id="91"/>
      <w:r w:rsidDel="00000000" w:rsidR="00000000" w:rsidRPr="00000000">
        <w:commentReference w:id="91"/>
      </w:r>
      <w:commentRangeEnd w:id="92"/>
      <w:r w:rsidDel="00000000" w:rsidR="00000000" w:rsidRPr="00000000">
        <w:commentReference w:id="92"/>
      </w:r>
      <w:commentRangeEnd w:id="93"/>
      <w:r w:rsidDel="00000000" w:rsidR="00000000" w:rsidRPr="00000000">
        <w:commentReference w:id="93"/>
      </w:r>
      <w:commentRangeEnd w:id="94"/>
      <w:r w:rsidDel="00000000" w:rsidR="00000000" w:rsidRPr="00000000">
        <w:commentReference w:id="94"/>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color w:val="4a86e8"/>
          <w:sz w:val="24"/>
          <w:szCs w:val="24"/>
          <w:highlight w:val="white"/>
        </w:rPr>
      </w:pPr>
      <w:r w:rsidDel="00000000" w:rsidR="00000000" w:rsidRPr="00000000">
        <w:rPr>
          <w:rtl w:val="0"/>
        </w:rPr>
      </w:r>
    </w:p>
    <w:p w:rsidR="00000000" w:rsidDel="00000000" w:rsidP="00000000" w:rsidRDefault="00000000" w:rsidRPr="00000000" w14:paraId="000000F2">
      <w:pPr>
        <w:spacing w:line="480" w:lineRule="auto"/>
        <w:jc w:val="both"/>
        <w:rPr>
          <w:rFonts w:ascii="Times New Roman" w:cs="Times New Roman" w:eastAsia="Times New Roman" w:hAnsi="Times New Roman"/>
          <w:color w:val="4a86e8"/>
          <w:sz w:val="24"/>
          <w:szCs w:val="24"/>
          <w:highlight w:val="white"/>
        </w:rPr>
      </w:pPr>
      <w:r w:rsidDel="00000000" w:rsidR="00000000" w:rsidRPr="00000000">
        <w:rPr>
          <w:rFonts w:ascii="Times New Roman" w:cs="Times New Roman" w:eastAsia="Times New Roman" w:hAnsi="Times New Roman"/>
          <w:color w:val="4a86e8"/>
          <w:sz w:val="24"/>
          <w:szCs w:val="24"/>
          <w:highlight w:val="white"/>
          <w:rtl w:val="0"/>
        </w:rPr>
        <w:t xml:space="preserve">The African Genomics Medicine </w:t>
      </w:r>
      <w:sdt>
        <w:sdtPr>
          <w:tag w:val="goog_rdk_656"/>
        </w:sdtPr>
        <w:sdtContent>
          <w:del w:author="Melek Chaouch" w:id="177" w:date="2020-11-06T11:18:12Z">
            <w:r w:rsidDel="00000000" w:rsidR="00000000" w:rsidRPr="00000000">
              <w:rPr>
                <w:rFonts w:ascii="Times New Roman" w:cs="Times New Roman" w:eastAsia="Times New Roman" w:hAnsi="Times New Roman"/>
                <w:color w:val="4a86e8"/>
                <w:sz w:val="24"/>
                <w:szCs w:val="24"/>
                <w:highlight w:val="white"/>
                <w:rtl w:val="0"/>
              </w:rPr>
              <w:delText xml:space="preserve">(AGM</w:delText>
            </w:r>
          </w:del>
        </w:sdtContent>
      </w:sdt>
      <w:sdt>
        <w:sdtPr>
          <w:tag w:val="goog_rdk_657"/>
        </w:sdtPr>
        <w:sdtContent>
          <w:ins w:author="Melek Chaouch" w:id="177" w:date="2020-11-06T11:18:12Z">
            <w:sdt>
              <w:sdtPr>
                <w:tag w:val="goog_rdk_658"/>
              </w:sdtPr>
              <w:sdtContent>
                <w:del w:author="Melek Chaouch" w:id="177" w:date="2020-11-06T11:18:12Z">
                  <w:r w:rsidDel="00000000" w:rsidR="00000000" w:rsidRPr="00000000">
                    <w:rPr>
                      <w:rFonts w:ascii="Times New Roman" w:cs="Times New Roman" w:eastAsia="Times New Roman" w:hAnsi="Times New Roman"/>
                      <w:color w:val="4a86e8"/>
                      <w:sz w:val="24"/>
                      <w:szCs w:val="24"/>
                      <w:highlight w:val="white"/>
                      <w:rtl w:val="0"/>
                    </w:rPr>
                    <w:delText xml:space="preserve">P</w:delText>
                  </w:r>
                </w:del>
              </w:sdtContent>
            </w:sdt>
          </w:ins>
        </w:sdtContent>
      </w:sdt>
      <w:sdt>
        <w:sdtPr>
          <w:tag w:val="goog_rdk_659"/>
        </w:sdtPr>
        <w:sdtContent>
          <w:del w:author="Melek Chaouch" w:id="177" w:date="2020-11-06T11:18:12Z">
            <w:r w:rsidDel="00000000" w:rsidR="00000000" w:rsidRPr="00000000">
              <w:rPr>
                <w:rFonts w:ascii="Times New Roman" w:cs="Times New Roman" w:eastAsia="Times New Roman" w:hAnsi="Times New Roman"/>
                <w:color w:val="4a86e8"/>
                <w:sz w:val="24"/>
                <w:szCs w:val="24"/>
                <w:highlight w:val="white"/>
                <w:rtl w:val="0"/>
              </w:rPr>
              <w:delText xml:space="preserve">) </w:delText>
            </w:r>
          </w:del>
        </w:sdtContent>
      </w:sdt>
      <w:sdt>
        <w:sdtPr>
          <w:tag w:val="goog_rdk_660"/>
        </w:sdtPr>
        <w:sdtContent>
          <w:ins w:author="Melek Chaouch" w:id="177" w:date="2020-11-06T11:18:12Z">
            <w:sdt>
              <w:sdtPr>
                <w:tag w:val="goog_rdk_661"/>
              </w:sdtPr>
              <w:sdtContent>
                <w:del w:author="Melek Chaouch" w:id="177" w:date="2020-11-06T11:18:12Z">
                  <w:r w:rsidDel="00000000" w:rsidR="00000000" w:rsidRPr="00000000">
                    <w:rPr>
                      <w:rFonts w:ascii="Times New Roman" w:cs="Times New Roman" w:eastAsia="Times New Roman" w:hAnsi="Times New Roman"/>
                      <w:color w:val="4a86e8"/>
                      <w:sz w:val="24"/>
                      <w:szCs w:val="24"/>
                      <w:highlight w:val="white"/>
                      <w:rtl w:val="0"/>
                    </w:rPr>
                    <w:delText xml:space="preserve">P</w:delText>
                  </w:r>
                </w:del>
              </w:sdtContent>
            </w:sdt>
          </w:ins>
        </w:sdtContent>
      </w:sdt>
      <w:sdt>
        <w:sdtPr>
          <w:tag w:val="goog_rdk_662"/>
        </w:sdtPr>
        <w:sdtContent>
          <w:del w:author="Melek Chaouch" w:id="177" w:date="2020-11-06T11:18:12Z">
            <w:r w:rsidDel="00000000" w:rsidR="00000000" w:rsidRPr="00000000">
              <w:rPr>
                <w:rFonts w:ascii="Times New Roman" w:cs="Times New Roman" w:eastAsia="Times New Roman" w:hAnsi="Times New Roman"/>
                <w:color w:val="4a86e8"/>
                <w:sz w:val="24"/>
                <w:szCs w:val="24"/>
                <w:highlight w:val="white"/>
                <w:rtl w:val="0"/>
              </w:rPr>
              <w:delText xml:space="preserve">p</w:delText>
            </w:r>
          </w:del>
        </w:sdtContent>
      </w:sdt>
      <w:sdt>
        <w:sdtPr>
          <w:tag w:val="goog_rdk_663"/>
        </w:sdtPr>
        <w:sdtContent>
          <w:ins w:author="Faisal M. Fadlelmola" w:id="178" w:date="2021-06-04T07:14:46Z">
            <w:r w:rsidDel="00000000" w:rsidR="00000000" w:rsidRPr="00000000">
              <w:rPr>
                <w:rFonts w:ascii="Times New Roman" w:cs="Times New Roman" w:eastAsia="Times New Roman" w:hAnsi="Times New Roman"/>
                <w:color w:val="4a86e8"/>
                <w:sz w:val="24"/>
                <w:szCs w:val="24"/>
                <w:highlight w:val="white"/>
                <w:rtl w:val="0"/>
              </w:rPr>
              <w:t xml:space="preserve">P</w:t>
            </w:r>
          </w:ins>
        </w:sdtContent>
      </w:sdt>
      <w:r w:rsidDel="00000000" w:rsidR="00000000" w:rsidRPr="00000000">
        <w:rPr>
          <w:rFonts w:ascii="Times New Roman" w:cs="Times New Roman" w:eastAsia="Times New Roman" w:hAnsi="Times New Roman"/>
          <w:color w:val="4a86e8"/>
          <w:sz w:val="24"/>
          <w:szCs w:val="24"/>
          <w:highlight w:val="white"/>
          <w:rtl w:val="0"/>
        </w:rPr>
        <w:t xml:space="preserve">ortal</w:t>
      </w:r>
      <w:sdt>
        <w:sdtPr>
          <w:tag w:val="goog_rdk_664"/>
        </w:sdtPr>
        <w:sdtContent>
          <w:ins w:author="Melek Chaouch" w:id="179" w:date="2020-11-06T11:18:25Z">
            <w:r w:rsidDel="00000000" w:rsidR="00000000" w:rsidRPr="00000000">
              <w:rPr>
                <w:rFonts w:ascii="Times New Roman" w:cs="Times New Roman" w:eastAsia="Times New Roman" w:hAnsi="Times New Roman"/>
                <w:color w:val="4a86e8"/>
                <w:sz w:val="24"/>
                <w:szCs w:val="24"/>
                <w:highlight w:val="white"/>
                <w:rtl w:val="0"/>
              </w:rPr>
              <w:t xml:space="preserve"> (AGMP)</w:t>
            </w:r>
          </w:ins>
        </w:sdtContent>
      </w:sdt>
      <w:r w:rsidDel="00000000" w:rsidR="00000000" w:rsidRPr="00000000">
        <w:rPr>
          <w:rFonts w:ascii="Times New Roman" w:cs="Times New Roman" w:eastAsia="Times New Roman" w:hAnsi="Times New Roman"/>
          <w:color w:val="4a86e8"/>
          <w:sz w:val="24"/>
          <w:szCs w:val="24"/>
          <w:highlight w:val="white"/>
          <w:rtl w:val="0"/>
        </w:rPr>
        <w:t xml:space="preserve"> provides semantic information across a </w:t>
      </w:r>
      <w:sdt>
        <w:sdtPr>
          <w:tag w:val="goog_rdk_665"/>
        </w:sdtPr>
        <w:sdtContent>
          <w:ins w:author="Faisal M. Fadlelmola" w:id="180" w:date="2021-06-04T07:14:09Z">
            <w:r w:rsidDel="00000000" w:rsidR="00000000" w:rsidRPr="00000000">
              <w:rPr>
                <w:rFonts w:ascii="Times New Roman" w:cs="Times New Roman" w:eastAsia="Times New Roman" w:hAnsi="Times New Roman"/>
                <w:color w:val="4a86e8"/>
                <w:sz w:val="24"/>
                <w:szCs w:val="24"/>
                <w:highlight w:val="white"/>
                <w:rtl w:val="0"/>
              </w:rPr>
              <w:t xml:space="preserve">user-friendly</w:t>
            </w:r>
          </w:ins>
        </w:sdtContent>
      </w:sdt>
      <w:sdt>
        <w:sdtPr>
          <w:tag w:val="goog_rdk_666"/>
        </w:sdtPr>
        <w:sdtContent>
          <w:del w:author="Faisal M. Fadlelmola" w:id="180" w:date="2021-06-04T07:14:09Z">
            <w:r w:rsidDel="00000000" w:rsidR="00000000" w:rsidRPr="00000000">
              <w:rPr>
                <w:rFonts w:ascii="Times New Roman" w:cs="Times New Roman" w:eastAsia="Times New Roman" w:hAnsi="Times New Roman"/>
                <w:color w:val="4a86e8"/>
                <w:sz w:val="24"/>
                <w:szCs w:val="24"/>
                <w:highlight w:val="white"/>
                <w:rtl w:val="0"/>
              </w:rPr>
              <w:delText xml:space="preserve">user friendly</w:delText>
            </w:r>
          </w:del>
        </w:sdtContent>
      </w:sdt>
      <w:r w:rsidDel="00000000" w:rsidR="00000000" w:rsidRPr="00000000">
        <w:rPr>
          <w:rFonts w:ascii="Times New Roman" w:cs="Times New Roman" w:eastAsia="Times New Roman" w:hAnsi="Times New Roman"/>
          <w:color w:val="4a86e8"/>
          <w:sz w:val="24"/>
          <w:szCs w:val="24"/>
          <w:highlight w:val="white"/>
          <w:rtl w:val="0"/>
        </w:rPr>
        <w:t xml:space="preserve"> navigation bar menu categorized into: Home, About, Search, Data Summary, Resources </w:t>
      </w:r>
      <w:sdt>
        <w:sdtPr>
          <w:tag w:val="goog_rdk_667"/>
        </w:sdtPr>
        <w:sdtContent>
          <w:del w:author="chaimae samtal" w:id="181" w:date="2020-11-06T20:50:26Z"/>
          <w:sdt>
            <w:sdtPr>
              <w:tag w:val="goog_rdk_668"/>
            </w:sdtPr>
            <w:sdtContent>
              <w:commentRangeStart w:id="95"/>
            </w:sdtContent>
          </w:sdt>
          <w:del w:author="chaimae samtal" w:id="181" w:date="2020-11-06T20:50:26Z">
            <w:r w:rsidDel="00000000" w:rsidR="00000000" w:rsidRPr="00000000">
              <w:rPr>
                <w:rFonts w:ascii="Times New Roman" w:cs="Times New Roman" w:eastAsia="Times New Roman" w:hAnsi="Times New Roman"/>
                <w:color w:val="4a86e8"/>
                <w:sz w:val="24"/>
                <w:szCs w:val="24"/>
                <w:highlight w:val="white"/>
                <w:rtl w:val="0"/>
              </w:rPr>
              <w:delText xml:space="preserve">(databases, tools &amp; pipelines, and online courses) </w:delText>
            </w:r>
          </w:del>
        </w:sdtContent>
      </w:sdt>
      <w:commentRangeEnd w:id="95"/>
      <w:r w:rsidDel="00000000" w:rsidR="00000000" w:rsidRPr="00000000">
        <w:commentReference w:id="95"/>
      </w:r>
      <w:r w:rsidDel="00000000" w:rsidR="00000000" w:rsidRPr="00000000">
        <w:rPr>
          <w:rFonts w:ascii="Times New Roman" w:cs="Times New Roman" w:eastAsia="Times New Roman" w:hAnsi="Times New Roman"/>
          <w:color w:val="4a86e8"/>
          <w:sz w:val="24"/>
          <w:szCs w:val="24"/>
          <w:highlight w:val="white"/>
          <w:rtl w:val="0"/>
        </w:rPr>
        <w:t xml:space="preserve">and Help sections (Fig. 1). Through the link:</w:t>
      </w:r>
      <w:hyperlink r:id="rId14">
        <w:r w:rsidDel="00000000" w:rsidR="00000000" w:rsidRPr="00000000">
          <w:rPr>
            <w:rFonts w:ascii="Times New Roman" w:cs="Times New Roman" w:eastAsia="Times New Roman" w:hAnsi="Times New Roman"/>
            <w:color w:val="4a86e8"/>
            <w:sz w:val="24"/>
            <w:szCs w:val="24"/>
            <w:highlight w:val="white"/>
            <w:rtl w:val="0"/>
          </w:rPr>
          <w:t xml:space="preserve"> </w:t>
        </w:r>
      </w:hyperlink>
      <w:sdt>
        <w:sdtPr>
          <w:tag w:val="goog_rdk_669"/>
        </w:sdtPr>
        <w:sdtContent>
          <w:commentRangeStart w:id="96"/>
        </w:sdtContent>
      </w:sdt>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https://agpm.knust.edu.gh/</w:t>
        </w:r>
      </w:hyperlink>
      <w:commentRangeEnd w:id="96"/>
      <w:r w:rsidDel="00000000" w:rsidR="00000000" w:rsidRPr="00000000">
        <w:commentReference w:id="96"/>
      </w:r>
      <w:r w:rsidDel="00000000" w:rsidR="00000000" w:rsidRPr="00000000">
        <w:rPr>
          <w:rFonts w:ascii="Times New Roman" w:cs="Times New Roman" w:eastAsia="Times New Roman" w:hAnsi="Times New Roman"/>
          <w:color w:val="4a86e8"/>
          <w:sz w:val="24"/>
          <w:szCs w:val="24"/>
          <w:highlight w:val="white"/>
          <w:rtl w:val="0"/>
        </w:rPr>
        <w:t xml:space="preserve">, the user can access AGM web-portal homepage (Fig. 1A), where overall information pertaining to the portal is provided. Comprehensive information should be accessed by clicking the “About” section (Fig. 1B) found at the top right on the portal page. The </w:t>
      </w:r>
      <w:sdt>
        <w:sdtPr>
          <w:tag w:val="goog_rdk_670"/>
        </w:sdtPr>
        <w:sdtContent>
          <w:commentRangeStart w:id="97"/>
        </w:sdtContent>
      </w:sdt>
      <w:r w:rsidDel="00000000" w:rsidR="00000000" w:rsidRPr="00000000">
        <w:rPr>
          <w:rFonts w:ascii="Times New Roman" w:cs="Times New Roman" w:eastAsia="Times New Roman" w:hAnsi="Times New Roman"/>
          <w:color w:val="4a86e8"/>
          <w:sz w:val="24"/>
          <w:szCs w:val="24"/>
          <w:highlight w:val="white"/>
          <w:rtl w:val="0"/>
        </w:rPr>
        <w:t xml:space="preserve">“Search”</w:t>
      </w:r>
      <w:commentRangeEnd w:id="97"/>
      <w:r w:rsidDel="00000000" w:rsidR="00000000" w:rsidRPr="00000000">
        <w:commentReference w:id="97"/>
      </w:r>
      <w:r w:rsidDel="00000000" w:rsidR="00000000" w:rsidRPr="00000000">
        <w:rPr>
          <w:rFonts w:ascii="Times New Roman" w:cs="Times New Roman" w:eastAsia="Times New Roman" w:hAnsi="Times New Roman"/>
          <w:color w:val="4a86e8"/>
          <w:sz w:val="24"/>
          <w:szCs w:val="24"/>
          <w:highlight w:val="white"/>
          <w:rtl w:val="0"/>
        </w:rPr>
        <w:t xml:space="preserve"> section (Fig. 1C) provides the user with various multi-search functionality which can be navigated by disease, drug, variant or gene. More importantly, a click to “Data summary” section opens a portal page with </w:t>
      </w:r>
      <w:sdt>
        <w:sdtPr>
          <w:tag w:val="goog_rdk_671"/>
        </w:sdtPr>
        <w:sdtContent>
          <w:ins w:author="chaimae samtal" w:id="182" w:date="2020-11-06T21:10:00Z">
            <w:r w:rsidDel="00000000" w:rsidR="00000000" w:rsidRPr="00000000">
              <w:rPr>
                <w:rFonts w:ascii="Times New Roman" w:cs="Times New Roman" w:eastAsia="Times New Roman" w:hAnsi="Times New Roman"/>
                <w:color w:val="4a86e8"/>
                <w:sz w:val="24"/>
                <w:szCs w:val="24"/>
                <w:highlight w:val="white"/>
                <w:rtl w:val="0"/>
              </w:rPr>
              <w:t xml:space="preserve">an overview of the data contained in the AGMP</w:t>
            </w:r>
          </w:ins>
        </w:sdtContent>
      </w:sdt>
      <w:sdt>
        <w:sdtPr>
          <w:tag w:val="goog_rdk_672"/>
        </w:sdtPr>
        <w:sdtContent>
          <w:del w:author="chaimae samtal" w:id="182" w:date="2020-11-06T21:10:00Z">
            <w:r w:rsidDel="00000000" w:rsidR="00000000" w:rsidRPr="00000000">
              <w:rPr>
                <w:rFonts w:ascii="Times New Roman" w:cs="Times New Roman" w:eastAsia="Times New Roman" w:hAnsi="Times New Roman"/>
                <w:color w:val="4a86e8"/>
                <w:sz w:val="24"/>
                <w:szCs w:val="24"/>
                <w:highlight w:val="white"/>
                <w:rtl w:val="0"/>
              </w:rPr>
              <w:delText xml:space="preserve">information on the available data on the following categories; disease, drug, variant and gene</w:delText>
            </w:r>
          </w:del>
        </w:sdtContent>
      </w:sdt>
      <w:sdt>
        <w:sdtPr>
          <w:tag w:val="goog_rdk_673"/>
        </w:sdtPr>
        <w:sdtContent>
          <w:ins w:author="chaimae samtal" w:id="182" w:date="2020-11-06T21:10:00Z">
            <w:sdt>
              <w:sdtPr>
                <w:tag w:val="goog_rdk_674"/>
              </w:sdtPr>
              <w:sdtContent>
                <w:del w:author="chaimae samtal" w:id="182" w:date="2020-11-06T21:10:00Z">
                  <w:r w:rsidDel="00000000" w:rsidR="00000000" w:rsidRPr="00000000">
                    <w:rPr>
                      <w:rFonts w:ascii="Times New Roman" w:cs="Times New Roman" w:eastAsia="Times New Roman" w:hAnsi="Times New Roman"/>
                      <w:color w:val="4a86e8"/>
                      <w:sz w:val="24"/>
                      <w:szCs w:val="24"/>
                      <w:highlight w:val="white"/>
                      <w:rtl w:val="0"/>
                    </w:rPr>
                    <w:delText xml:space="preserve">. </w:delText>
                  </w:r>
                </w:del>
              </w:sdtContent>
            </w:sdt>
            <w:r w:rsidDel="00000000" w:rsidR="00000000" w:rsidRPr="00000000">
              <w:rPr>
                <w:rFonts w:ascii="Times New Roman" w:cs="Times New Roman" w:eastAsia="Times New Roman" w:hAnsi="Times New Roman"/>
                <w:color w:val="4a86e8"/>
                <w:sz w:val="24"/>
                <w:szCs w:val="24"/>
                <w:highlight w:val="white"/>
                <w:rtl w:val="0"/>
              </w:rPr>
              <w:t xml:space="preserve">The locations from where the data is derived is also illustrated in a user-friendly map.</w:t>
            </w:r>
          </w:ins>
        </w:sdtContent>
      </w:sdt>
      <w:sdt>
        <w:sdtPr>
          <w:tag w:val="goog_rdk_675"/>
        </w:sdtPr>
        <w:sdtContent>
          <w:del w:author="chaimae samtal" w:id="182" w:date="2020-11-06T21:10:00Z">
            <w:r w:rsidDel="00000000" w:rsidR="00000000" w:rsidRPr="00000000">
              <w:rPr>
                <w:rFonts w:ascii="Times New Roman" w:cs="Times New Roman" w:eastAsia="Times New Roman" w:hAnsi="Times New Roman"/>
                <w:color w:val="4a86e8"/>
                <w:sz w:val="24"/>
                <w:szCs w:val="24"/>
                <w:highlight w:val="white"/>
                <w:rtl w:val="0"/>
              </w:rPr>
              <w:delText xml:space="preserve"> </w:delText>
            </w:r>
          </w:del>
        </w:sdtContent>
      </w:sdt>
      <w:r w:rsidDel="00000000" w:rsidR="00000000" w:rsidRPr="00000000">
        <w:rPr>
          <w:rFonts w:ascii="Times New Roman" w:cs="Times New Roman" w:eastAsia="Times New Roman" w:hAnsi="Times New Roman"/>
          <w:color w:val="4a86e8"/>
          <w:sz w:val="24"/>
          <w:szCs w:val="24"/>
          <w:highlight w:val="white"/>
          <w:rtl w:val="0"/>
        </w:rPr>
        <w:t xml:space="preserve">(Fig. 1D).</w:t>
      </w:r>
    </w:p>
    <w:p w:rsidR="00000000" w:rsidDel="00000000" w:rsidP="00000000" w:rsidRDefault="00000000" w:rsidRPr="00000000" w14:paraId="000000F3">
      <w:pPr>
        <w:jc w:val="both"/>
        <w:rPr>
          <w:rFonts w:ascii="Times New Roman" w:cs="Times New Roman" w:eastAsia="Times New Roman" w:hAnsi="Times New Roman"/>
          <w:color w:val="4a86e8"/>
          <w:sz w:val="24"/>
          <w:szCs w:val="24"/>
          <w:highlight w:val="white"/>
        </w:rPr>
      </w:pPr>
      <w:r w:rsidDel="00000000" w:rsidR="00000000" w:rsidRPr="00000000">
        <w:rPr>
          <w:rtl w:val="0"/>
        </w:rPr>
      </w:r>
    </w:p>
    <w:p w:rsidR="00000000" w:rsidDel="00000000" w:rsidP="00000000" w:rsidRDefault="00000000" w:rsidRPr="00000000" w14:paraId="000000F4">
      <w:pPr>
        <w:pStyle w:val="Heading1"/>
        <w:rPr>
          <w:color w:val="4a86e8"/>
          <w:highlight w:val="white"/>
        </w:rPr>
      </w:pPr>
      <w:bookmarkStart w:colFirst="0" w:colLast="0" w:name="_heading=h.7gq54j878ic5" w:id="15"/>
      <w:bookmarkEnd w:id="15"/>
      <w:r w:rsidDel="00000000" w:rsidR="00000000" w:rsidRPr="00000000">
        <w:rPr/>
        <w:drawing>
          <wp:inline distB="114300" distT="114300" distL="114300" distR="114300">
            <wp:extent cx="5295900" cy="52959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959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1"/>
        <w:spacing w:line="240" w:lineRule="auto"/>
        <w:jc w:val="both"/>
        <w:rPr>
          <w:rFonts w:ascii="Times New Roman" w:cs="Times New Roman" w:eastAsia="Times New Roman" w:hAnsi="Times New Roman"/>
          <w:color w:val="4a86e8"/>
          <w:sz w:val="24"/>
          <w:szCs w:val="24"/>
          <w:highlight w:val="white"/>
        </w:rPr>
      </w:pPr>
      <w:bookmarkStart w:colFirst="0" w:colLast="0" w:name="_heading=h.ux7g3dwop1ni" w:id="16"/>
      <w:bookmarkEnd w:id="16"/>
      <w:r w:rsidDel="00000000" w:rsidR="00000000" w:rsidRPr="00000000">
        <w:rPr>
          <w:rFonts w:ascii="Times New Roman" w:cs="Times New Roman" w:eastAsia="Times New Roman" w:hAnsi="Times New Roman"/>
          <w:color w:val="4a86e8"/>
          <w:sz w:val="24"/>
          <w:szCs w:val="24"/>
          <w:highlight w:val="white"/>
          <w:rtl w:val="0"/>
        </w:rPr>
        <w:t xml:space="preserve">Fig. </w:t>
      </w:r>
      <w:sdt>
        <w:sdtPr>
          <w:tag w:val="goog_rdk_676"/>
        </w:sdtPr>
        <w:sdtContent>
          <w:ins w:author="yosr hamdi" w:id="183" w:date="2020-11-05T15:01:21Z">
            <w:r w:rsidDel="00000000" w:rsidR="00000000" w:rsidRPr="00000000">
              <w:rPr>
                <w:rFonts w:ascii="Times New Roman" w:cs="Times New Roman" w:eastAsia="Times New Roman" w:hAnsi="Times New Roman"/>
                <w:color w:val="4a86e8"/>
                <w:sz w:val="24"/>
                <w:szCs w:val="24"/>
                <w:highlight w:val="white"/>
                <w:rtl w:val="0"/>
              </w:rPr>
              <w:t xml:space="preserve">xx</w:t>
            </w:r>
          </w:ins>
        </w:sdtContent>
      </w:sdt>
      <w:sdt>
        <w:sdtPr>
          <w:tag w:val="goog_rdk_677"/>
        </w:sdtPr>
        <w:sdtContent>
          <w:del w:author="yosr hamdi" w:id="183" w:date="2020-11-05T15:01:21Z">
            <w:r w:rsidDel="00000000" w:rsidR="00000000" w:rsidRPr="00000000">
              <w:rPr>
                <w:rFonts w:ascii="Times New Roman" w:cs="Times New Roman" w:eastAsia="Times New Roman" w:hAnsi="Times New Roman"/>
                <w:color w:val="4a86e8"/>
                <w:sz w:val="24"/>
                <w:szCs w:val="24"/>
                <w:highlight w:val="white"/>
                <w:rtl w:val="0"/>
              </w:rPr>
              <w:delText xml:space="preserve">1</w:delText>
            </w:r>
          </w:del>
        </w:sdtContent>
      </w:sdt>
      <w:r w:rsidDel="00000000" w:rsidR="00000000" w:rsidRPr="00000000">
        <w:rPr>
          <w:rFonts w:ascii="Times New Roman" w:cs="Times New Roman" w:eastAsia="Times New Roman" w:hAnsi="Times New Roman"/>
          <w:color w:val="4a86e8"/>
          <w:sz w:val="24"/>
          <w:szCs w:val="24"/>
          <w:highlight w:val="white"/>
          <w:rtl w:val="0"/>
        </w:rPr>
        <w:t xml:space="preserve">: Illustration of the AGM</w:t>
      </w:r>
      <w:sdt>
        <w:sdtPr>
          <w:tag w:val="goog_rdk_678"/>
        </w:sdtPr>
        <w:sdtContent>
          <w:ins w:author="Melek Chaouch" w:id="184" w:date="2020-11-06T11:18:46Z">
            <w:r w:rsidDel="00000000" w:rsidR="00000000" w:rsidRPr="00000000">
              <w:rPr>
                <w:rFonts w:ascii="Times New Roman" w:cs="Times New Roman" w:eastAsia="Times New Roman" w:hAnsi="Times New Roman"/>
                <w:color w:val="4a86e8"/>
                <w:sz w:val="24"/>
                <w:szCs w:val="24"/>
                <w:highlight w:val="white"/>
                <w:rtl w:val="0"/>
              </w:rPr>
              <w:t xml:space="preserve">P</w:t>
            </w:r>
          </w:ins>
        </w:sdtContent>
      </w:sdt>
      <w:r w:rsidDel="00000000" w:rsidR="00000000" w:rsidRPr="00000000">
        <w:rPr>
          <w:rFonts w:ascii="Times New Roman" w:cs="Times New Roman" w:eastAsia="Times New Roman" w:hAnsi="Times New Roman"/>
          <w:color w:val="4a86e8"/>
          <w:sz w:val="24"/>
          <w:szCs w:val="24"/>
          <w:highlight w:val="white"/>
          <w:rtl w:val="0"/>
        </w:rPr>
        <w:t xml:space="preserve"> portal interface as displayed by various portal pages. A represents the “Home” page, B represents the “About” page, C represents the “Search” page, D represents the “Data </w:t>
      </w:r>
      <w:sdt>
        <w:sdtPr>
          <w:tag w:val="goog_rdk_679"/>
        </w:sdtPr>
        <w:sdtContent>
          <w:ins w:author="Faisal M. Fadlelmola" w:id="185" w:date="2021-06-04T07:16:44Z">
            <w:r w:rsidDel="00000000" w:rsidR="00000000" w:rsidRPr="00000000">
              <w:rPr>
                <w:rFonts w:ascii="Times New Roman" w:cs="Times New Roman" w:eastAsia="Times New Roman" w:hAnsi="Times New Roman"/>
                <w:color w:val="4a86e8"/>
                <w:sz w:val="24"/>
                <w:szCs w:val="24"/>
                <w:highlight w:val="white"/>
                <w:rtl w:val="0"/>
              </w:rPr>
              <w:t xml:space="preserve">Summary'' page</w:t>
            </w:r>
          </w:ins>
        </w:sdtContent>
      </w:sdt>
      <w:sdt>
        <w:sdtPr>
          <w:tag w:val="goog_rdk_680"/>
        </w:sdtPr>
        <w:sdtContent>
          <w:del w:author="Faisal M. Fadlelmola" w:id="185" w:date="2021-06-04T07:16:44Z">
            <w:r w:rsidDel="00000000" w:rsidR="00000000" w:rsidRPr="00000000">
              <w:rPr>
                <w:rFonts w:ascii="Times New Roman" w:cs="Times New Roman" w:eastAsia="Times New Roman" w:hAnsi="Times New Roman"/>
                <w:color w:val="4a86e8"/>
                <w:sz w:val="24"/>
                <w:szCs w:val="24"/>
                <w:highlight w:val="white"/>
                <w:rtl w:val="0"/>
              </w:rPr>
              <w:delText xml:space="preserve">Summary page</w:delText>
            </w:r>
          </w:del>
        </w:sdtContent>
      </w:sdt>
      <w:r w:rsidDel="00000000" w:rsidR="00000000" w:rsidRPr="00000000">
        <w:rPr>
          <w:rFonts w:ascii="Times New Roman" w:cs="Times New Roman" w:eastAsia="Times New Roman" w:hAnsi="Times New Roman"/>
          <w:color w:val="4a86e8"/>
          <w:sz w:val="24"/>
          <w:szCs w:val="24"/>
          <w:highlight w:val="white"/>
          <w:rtl w:val="0"/>
        </w:rPr>
        <w:t xml:space="preserve">, E and F represents the Databases and Online courses page which is found under the “Resources” icon, and G represents the “Help” page.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spacing w:line="480" w:lineRule="auto"/>
        <w:jc w:val="both"/>
        <w:rPr>
          <w:rFonts w:ascii="Times New Roman" w:cs="Times New Roman" w:eastAsia="Times New Roman" w:hAnsi="Times New Roman"/>
          <w:color w:val="4a86e8"/>
          <w:sz w:val="24"/>
          <w:szCs w:val="24"/>
          <w:highlight w:val="white"/>
        </w:rPr>
      </w:pPr>
      <w:r w:rsidDel="00000000" w:rsidR="00000000" w:rsidRPr="00000000">
        <w:rPr>
          <w:rFonts w:ascii="Times New Roman" w:cs="Times New Roman" w:eastAsia="Times New Roman" w:hAnsi="Times New Roman"/>
          <w:color w:val="4a86e8"/>
          <w:sz w:val="24"/>
          <w:szCs w:val="24"/>
          <w:highlight w:val="white"/>
          <w:rtl w:val="0"/>
        </w:rPr>
        <w:t xml:space="preserve">Considerable amount of data from several sources has been accrued in the AGM</w:t>
      </w:r>
      <w:sdt>
        <w:sdtPr>
          <w:tag w:val="goog_rdk_681"/>
        </w:sdtPr>
        <w:sdtContent>
          <w:ins w:author="Melek Chaouch" w:id="186" w:date="2020-11-06T11:18:54Z">
            <w:r w:rsidDel="00000000" w:rsidR="00000000" w:rsidRPr="00000000">
              <w:rPr>
                <w:rFonts w:ascii="Times New Roman" w:cs="Times New Roman" w:eastAsia="Times New Roman" w:hAnsi="Times New Roman"/>
                <w:color w:val="4a86e8"/>
                <w:sz w:val="24"/>
                <w:szCs w:val="24"/>
                <w:highlight w:val="white"/>
                <w:rtl w:val="0"/>
              </w:rPr>
              <w:t xml:space="preserve">P</w:t>
            </w:r>
          </w:ins>
        </w:sdtContent>
      </w:sdt>
      <w:sdt>
        <w:sdtPr>
          <w:tag w:val="goog_rdk_682"/>
        </w:sdtPr>
        <w:sdtContent>
          <w:del w:author="Melek Chaouch" w:id="186" w:date="2020-11-06T11:18:54Z">
            <w:r w:rsidDel="00000000" w:rsidR="00000000" w:rsidRPr="00000000">
              <w:rPr>
                <w:rFonts w:ascii="Times New Roman" w:cs="Times New Roman" w:eastAsia="Times New Roman" w:hAnsi="Times New Roman"/>
                <w:color w:val="4a86e8"/>
                <w:sz w:val="24"/>
                <w:szCs w:val="24"/>
                <w:highlight w:val="white"/>
                <w:rtl w:val="0"/>
              </w:rPr>
              <w:delText xml:space="preserve"> </w:delText>
            </w:r>
          </w:del>
          <w:sdt>
            <w:sdtPr>
              <w:tag w:val="goog_rdk_683"/>
            </w:sdtPr>
            <w:sdtContent>
              <w:commentRangeStart w:id="98"/>
            </w:sdtContent>
          </w:sdt>
          <w:del w:author="Melek Chaouch" w:id="186" w:date="2020-11-06T11:18:54Z">
            <w:sdt>
              <w:sdtPr>
                <w:tag w:val="goog_rdk_684"/>
              </w:sdtPr>
              <w:sdtContent>
                <w:commentRangeStart w:id="99"/>
              </w:sdtContent>
            </w:sdt>
            <w:r w:rsidDel="00000000" w:rsidR="00000000" w:rsidRPr="00000000">
              <w:rPr>
                <w:rFonts w:ascii="Times New Roman" w:cs="Times New Roman" w:eastAsia="Times New Roman" w:hAnsi="Times New Roman"/>
                <w:color w:val="4a86e8"/>
                <w:sz w:val="24"/>
                <w:szCs w:val="24"/>
                <w:highlight w:val="white"/>
                <w:rtl w:val="0"/>
              </w:rPr>
              <w:delText xml:space="preserve">database</w:delText>
            </w:r>
          </w:del>
        </w:sdtContent>
      </w:sdt>
      <w:commentRangeEnd w:id="98"/>
      <w:r w:rsidDel="00000000" w:rsidR="00000000" w:rsidRPr="00000000">
        <w:commentReference w:id="98"/>
      </w:r>
      <w:commentRangeEnd w:id="99"/>
      <w:r w:rsidDel="00000000" w:rsidR="00000000" w:rsidRPr="00000000">
        <w:commentReference w:id="99"/>
      </w:r>
      <w:r w:rsidDel="00000000" w:rsidR="00000000" w:rsidRPr="00000000">
        <w:rPr>
          <w:rFonts w:ascii="Times New Roman" w:cs="Times New Roman" w:eastAsia="Times New Roman" w:hAnsi="Times New Roman"/>
          <w:color w:val="4a86e8"/>
          <w:sz w:val="24"/>
          <w:szCs w:val="24"/>
          <w:highlight w:val="white"/>
          <w:rtl w:val="0"/>
        </w:rPr>
        <w:t xml:space="preserve">. This </w:t>
      </w:r>
      <w:sdt>
        <w:sdtPr>
          <w:tag w:val="goog_rdk_685"/>
        </w:sdtPr>
        <w:sdtContent>
          <w:ins w:author="Melek Chaouch" w:id="187" w:date="2020-11-06T11:16:52Z">
            <w:r w:rsidDel="00000000" w:rsidR="00000000" w:rsidRPr="00000000">
              <w:rPr>
                <w:rFonts w:ascii="Times New Roman" w:cs="Times New Roman" w:eastAsia="Times New Roman" w:hAnsi="Times New Roman"/>
                <w:color w:val="4a86e8"/>
                <w:sz w:val="24"/>
                <w:szCs w:val="24"/>
                <w:highlight w:val="white"/>
                <w:rtl w:val="0"/>
              </w:rPr>
              <w:t xml:space="preserve">web</w:t>
            </w:r>
          </w:ins>
        </w:sdtContent>
      </w:sdt>
      <w:r w:rsidDel="00000000" w:rsidR="00000000" w:rsidRPr="00000000">
        <w:rPr>
          <w:rFonts w:ascii="Times New Roman" w:cs="Times New Roman" w:eastAsia="Times New Roman" w:hAnsi="Times New Roman"/>
          <w:color w:val="4a86e8"/>
          <w:sz w:val="24"/>
          <w:szCs w:val="24"/>
          <w:highlight w:val="white"/>
          <w:rtl w:val="0"/>
        </w:rPr>
        <w:t xml:space="preserve">page can be accessed by clicking “resources” on the bar menu which enables the user to choose from three categories: databases, tools &amp; pipelines, and online courses (Fig. 1F). Notably, these categories have been interlinked to provide the user with necessary guidance to obtain data. For instance the database functionality exposes the users to various external databases such as PharmGKB, Clinvar and KEGG (Fig. 1E). Additionally, a click to the help bar menu (Fig. 1G) directs the user to the portal tutorials and frequently asked questions (FAQ).</w:t>
      </w:r>
    </w:p>
    <w:p w:rsidR="00000000" w:rsidDel="00000000" w:rsidP="00000000" w:rsidRDefault="00000000" w:rsidRPr="00000000" w14:paraId="000000F9">
      <w:pPr>
        <w:spacing w:line="480" w:lineRule="auto"/>
        <w:jc w:val="both"/>
        <w:rPr>
          <w:rFonts w:ascii="Times New Roman" w:cs="Times New Roman" w:eastAsia="Times New Roman" w:hAnsi="Times New Roman"/>
          <w:color w:val="4a86e8"/>
          <w:sz w:val="24"/>
          <w:szCs w:val="24"/>
          <w:highlight w:val="white"/>
        </w:rPr>
      </w:pPr>
      <w:r w:rsidDel="00000000" w:rsidR="00000000" w:rsidRPr="00000000">
        <w:rPr>
          <w:rFonts w:ascii="Times New Roman" w:cs="Times New Roman" w:eastAsia="Times New Roman" w:hAnsi="Times New Roman"/>
          <w:color w:val="4a86e8"/>
          <w:sz w:val="24"/>
          <w:szCs w:val="24"/>
          <w:highlight w:val="white"/>
          <w:rtl w:val="0"/>
        </w:rPr>
        <w:t xml:space="preserve">AGM</w:t>
      </w:r>
      <w:sdt>
        <w:sdtPr>
          <w:tag w:val="goog_rdk_686"/>
        </w:sdtPr>
        <w:sdtContent>
          <w:ins w:author="Melek Chaouch" w:id="188" w:date="2020-11-06T11:19:57Z">
            <w:r w:rsidDel="00000000" w:rsidR="00000000" w:rsidRPr="00000000">
              <w:rPr>
                <w:rFonts w:ascii="Times New Roman" w:cs="Times New Roman" w:eastAsia="Times New Roman" w:hAnsi="Times New Roman"/>
                <w:color w:val="4a86e8"/>
                <w:sz w:val="24"/>
                <w:szCs w:val="24"/>
                <w:highlight w:val="white"/>
                <w:rtl w:val="0"/>
              </w:rPr>
              <w:t xml:space="preserve">P</w:t>
            </w:r>
          </w:ins>
        </w:sdtContent>
      </w:sdt>
      <w:r w:rsidDel="00000000" w:rsidR="00000000" w:rsidRPr="00000000">
        <w:rPr>
          <w:rFonts w:ascii="Times New Roman" w:cs="Times New Roman" w:eastAsia="Times New Roman" w:hAnsi="Times New Roman"/>
          <w:color w:val="4a86e8"/>
          <w:sz w:val="24"/>
          <w:szCs w:val="24"/>
          <w:highlight w:val="white"/>
          <w:rtl w:val="0"/>
        </w:rPr>
        <w:t xml:space="preserve"> mainly focuses on the association between diseases, drugs, genes and variants (Fig 2). Therefore, further details of each of the fore-mentioned multi-search functionality can be obtained by clicking on the specific logo of interest (Fig. 2A, B, C, D) </w:t>
      </w:r>
      <w:sdt>
        <w:sdtPr>
          <w:tag w:val="goog_rdk_687"/>
        </w:sdtPr>
        <w:sdtContent>
          <w:ins w:author="Faisal M. Fadlelmola" w:id="189" w:date="2021-06-04T07:17:09Z">
            <w:r w:rsidDel="00000000" w:rsidR="00000000" w:rsidRPr="00000000">
              <w:rPr>
                <w:rFonts w:ascii="Times New Roman" w:cs="Times New Roman" w:eastAsia="Times New Roman" w:hAnsi="Times New Roman"/>
                <w:color w:val="4a86e8"/>
                <w:sz w:val="24"/>
                <w:szCs w:val="24"/>
                <w:highlight w:val="white"/>
                <w:rtl w:val="0"/>
              </w:rPr>
              <w:t xml:space="preserve">followed by either</w:t>
            </w:r>
          </w:ins>
        </w:sdtContent>
      </w:sdt>
      <w:sdt>
        <w:sdtPr>
          <w:tag w:val="goog_rdk_688"/>
        </w:sdtPr>
        <w:sdtContent>
          <w:del w:author="Faisal M. Fadlelmola" w:id="189" w:date="2021-06-04T07:17:09Z">
            <w:r w:rsidDel="00000000" w:rsidR="00000000" w:rsidRPr="00000000">
              <w:rPr>
                <w:rFonts w:ascii="Times New Roman" w:cs="Times New Roman" w:eastAsia="Times New Roman" w:hAnsi="Times New Roman"/>
                <w:color w:val="4a86e8"/>
                <w:sz w:val="24"/>
                <w:szCs w:val="24"/>
                <w:highlight w:val="white"/>
                <w:rtl w:val="0"/>
              </w:rPr>
              <w:delText xml:space="preserve">followed either</w:delText>
            </w:r>
          </w:del>
        </w:sdtContent>
      </w:sdt>
      <w:r w:rsidDel="00000000" w:rsidR="00000000" w:rsidRPr="00000000">
        <w:rPr>
          <w:rFonts w:ascii="Times New Roman" w:cs="Times New Roman" w:eastAsia="Times New Roman" w:hAnsi="Times New Roman"/>
          <w:color w:val="4a86e8"/>
          <w:sz w:val="24"/>
          <w:szCs w:val="24"/>
          <w:highlight w:val="white"/>
          <w:rtl w:val="0"/>
        </w:rPr>
        <w:t xml:space="preserve"> typing in the name of disease, drug, gene or variant accession number in the search field and then clicking the search symbol.</w:t>
      </w:r>
    </w:p>
    <w:p w:rsidR="00000000" w:rsidDel="00000000" w:rsidP="00000000" w:rsidRDefault="00000000" w:rsidRPr="00000000" w14:paraId="000000FA">
      <w:pPr>
        <w:spacing w:line="480" w:lineRule="auto"/>
        <w:jc w:val="both"/>
        <w:rPr>
          <w:rFonts w:ascii="Times New Roman" w:cs="Times New Roman" w:eastAsia="Times New Roman" w:hAnsi="Times New Roman"/>
          <w:color w:val="4a86e8"/>
          <w:sz w:val="24"/>
          <w:szCs w:val="24"/>
          <w:highlight w:val="white"/>
        </w:rPr>
      </w:pPr>
      <w:r w:rsidDel="00000000" w:rsidR="00000000" w:rsidRPr="00000000">
        <w:rPr>
          <w:rFonts w:ascii="Times New Roman" w:cs="Times New Roman" w:eastAsia="Times New Roman" w:hAnsi="Times New Roman"/>
          <w:color w:val="4a86e8"/>
          <w:sz w:val="24"/>
          <w:szCs w:val="24"/>
          <w:highlight w:val="white"/>
          <w:rtl w:val="0"/>
        </w:rPr>
        <w:t xml:space="preserve">For instance, a search for malaria entails the user to click the disease symbol “Disease” and type “malaria” in the search bar followed by a click to the directive  “click here for disease association” (Fig. 2A). Similarly, a search for warfarin will involve clicking on the drug symbol, typing warfarin in the search bar (Fig. 2B) and a click to the directive “click here for drug association” as seen in Fig. 2B.1. </w:t>
      </w:r>
    </w:p>
    <w:p w:rsidR="00000000" w:rsidDel="00000000" w:rsidP="00000000" w:rsidRDefault="00000000" w:rsidRPr="00000000" w14:paraId="000000FB">
      <w:pPr>
        <w:spacing w:line="480" w:lineRule="auto"/>
        <w:jc w:val="both"/>
        <w:rPr>
          <w:rFonts w:ascii="Times New Roman" w:cs="Times New Roman" w:eastAsia="Times New Roman" w:hAnsi="Times New Roman"/>
          <w:color w:val="4a86e8"/>
          <w:sz w:val="24"/>
          <w:szCs w:val="24"/>
          <w:highlight w:val="white"/>
        </w:rPr>
      </w:pPr>
      <w:r w:rsidDel="00000000" w:rsidR="00000000" w:rsidRPr="00000000">
        <w:rPr>
          <w:rFonts w:ascii="Times New Roman" w:cs="Times New Roman" w:eastAsia="Times New Roman" w:hAnsi="Times New Roman"/>
          <w:color w:val="4a86e8"/>
          <w:sz w:val="24"/>
          <w:szCs w:val="24"/>
          <w:highlight w:val="white"/>
          <w:rtl w:val="0"/>
        </w:rPr>
        <w:t xml:space="preserve">Subsequent searches by gene and protein sections </w:t>
      </w:r>
      <w:sdt>
        <w:sdtPr>
          <w:tag w:val="goog_rdk_689"/>
        </w:sdtPr>
        <w:sdtContent>
          <w:ins w:author="Faisal M. Fadlelmola" w:id="190" w:date="2021-06-04T07:17:17Z">
            <w:r w:rsidDel="00000000" w:rsidR="00000000" w:rsidRPr="00000000">
              <w:rPr>
                <w:rFonts w:ascii="Times New Roman" w:cs="Times New Roman" w:eastAsia="Times New Roman" w:hAnsi="Times New Roman"/>
                <w:color w:val="4a86e8"/>
                <w:sz w:val="24"/>
                <w:szCs w:val="24"/>
                <w:highlight w:val="white"/>
                <w:rtl w:val="0"/>
              </w:rPr>
              <w:t xml:space="preserve">require</w:t>
            </w:r>
          </w:ins>
        </w:sdtContent>
      </w:sdt>
      <w:sdt>
        <w:sdtPr>
          <w:tag w:val="goog_rdk_690"/>
        </w:sdtPr>
        <w:sdtContent>
          <w:del w:author="Faisal M. Fadlelmola" w:id="190" w:date="2021-06-04T07:17:17Z">
            <w:r w:rsidDel="00000000" w:rsidR="00000000" w:rsidRPr="00000000">
              <w:rPr>
                <w:rFonts w:ascii="Times New Roman" w:cs="Times New Roman" w:eastAsia="Times New Roman" w:hAnsi="Times New Roman"/>
                <w:color w:val="4a86e8"/>
                <w:sz w:val="24"/>
                <w:szCs w:val="24"/>
                <w:highlight w:val="white"/>
                <w:rtl w:val="0"/>
              </w:rPr>
              <w:delText xml:space="preserve">requires</w:delText>
            </w:r>
          </w:del>
        </w:sdtContent>
      </w:sdt>
      <w:r w:rsidDel="00000000" w:rsidR="00000000" w:rsidRPr="00000000">
        <w:rPr>
          <w:rFonts w:ascii="Times New Roman" w:cs="Times New Roman" w:eastAsia="Times New Roman" w:hAnsi="Times New Roman"/>
          <w:color w:val="4a86e8"/>
          <w:sz w:val="24"/>
          <w:szCs w:val="24"/>
          <w:highlight w:val="white"/>
          <w:rtl w:val="0"/>
        </w:rPr>
        <w:t xml:space="preserve"> a click to either the variant “variant” (Fig. 2C) or gene “Gene” (Fig. 2D) symbol followed by either the variant accession number (rs28371685) or gene’s name (CFH). This will lead to Fig 2C.1 and Fig. 2D.1 respectively.</w:t>
      </w:r>
    </w:p>
    <w:p w:rsidR="00000000" w:rsidDel="00000000" w:rsidP="00000000" w:rsidRDefault="00000000" w:rsidRPr="00000000" w14:paraId="000000FC">
      <w:pPr>
        <w:spacing w:line="480" w:lineRule="auto"/>
        <w:jc w:val="both"/>
        <w:rPr>
          <w:rFonts w:ascii="Times New Roman" w:cs="Times New Roman" w:eastAsia="Times New Roman" w:hAnsi="Times New Roman"/>
          <w:color w:val="4a86e8"/>
          <w:sz w:val="24"/>
          <w:szCs w:val="24"/>
          <w:highlight w:val="white"/>
        </w:rPr>
      </w:pPr>
      <w:r w:rsidDel="00000000" w:rsidR="00000000" w:rsidRPr="00000000">
        <w:rPr>
          <w:rFonts w:ascii="Times New Roman" w:cs="Times New Roman" w:eastAsia="Times New Roman" w:hAnsi="Times New Roman"/>
          <w:color w:val="4a86e8"/>
          <w:sz w:val="24"/>
          <w:szCs w:val="24"/>
          <w:highlight w:val="white"/>
          <w:rtl w:val="0"/>
        </w:rPr>
        <w:t xml:space="preserve"> </w:t>
      </w:r>
    </w:p>
    <w:p w:rsidR="00000000" w:rsidDel="00000000" w:rsidP="00000000" w:rsidRDefault="00000000" w:rsidRPr="00000000" w14:paraId="000000FD">
      <w:pPr>
        <w:spacing w:line="480" w:lineRule="auto"/>
        <w:jc w:val="both"/>
        <w:rPr>
          <w:rFonts w:ascii="Times New Roman" w:cs="Times New Roman" w:eastAsia="Times New Roman" w:hAnsi="Times New Roman"/>
          <w:color w:val="4a86e8"/>
          <w:sz w:val="24"/>
          <w:szCs w:val="24"/>
          <w:highlight w:val="white"/>
        </w:rPr>
      </w:pPr>
      <w:r w:rsidDel="00000000" w:rsidR="00000000" w:rsidRPr="00000000">
        <w:rPr>
          <w:rFonts w:ascii="Times New Roman" w:cs="Times New Roman" w:eastAsia="Times New Roman" w:hAnsi="Times New Roman"/>
          <w:color w:val="4a86e8"/>
          <w:sz w:val="24"/>
          <w:szCs w:val="24"/>
          <w:highlight w:val="white"/>
          <w:rtl w:val="0"/>
        </w:rPr>
        <w:t xml:space="preserve">The resultant pages (Fig. 2B.1, 2C.1, and 2D.1) gives elaborate information about diseases, the diverse variants and genes in the African population associated with these diseases and their response to specified drugs. Dependently, information on the literature related to these categories, their study population, country and the level of significance can also be obtained. Other additional functionality includes: sorting information by use of drop down menu, as well as, retrieving information in form of CSV and excel which can be copied, downloaded or printed.</w:t>
      </w:r>
    </w:p>
    <w:p w:rsidR="00000000" w:rsidDel="00000000" w:rsidP="00000000" w:rsidRDefault="00000000" w:rsidRPr="00000000" w14:paraId="000000FE">
      <w:pPr>
        <w:rPr>
          <w:rFonts w:ascii="Times New Roman" w:cs="Times New Roman" w:eastAsia="Times New Roman" w:hAnsi="Times New Roman"/>
          <w:color w:val="4a86e8"/>
          <w:sz w:val="24"/>
          <w:szCs w:val="24"/>
          <w:highlight w:val="white"/>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color w:val="4a86e8"/>
          <w:sz w:val="24"/>
          <w:szCs w:val="24"/>
          <w:highlight w:val="white"/>
        </w:rPr>
      </w:pPr>
      <w:r w:rsidDel="00000000" w:rsidR="00000000" w:rsidRPr="00000000">
        <w:rPr/>
        <w:drawing>
          <wp:inline distB="114300" distT="114300" distL="114300" distR="114300">
            <wp:extent cx="5295900" cy="4676775"/>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959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color w:val="4a86e8"/>
          <w:sz w:val="24"/>
          <w:szCs w:val="24"/>
          <w:highlight w:val="white"/>
        </w:rPr>
      </w:pPr>
      <w:r w:rsidDel="00000000" w:rsidR="00000000" w:rsidRPr="00000000">
        <w:rPr>
          <w:rFonts w:ascii="Times New Roman" w:cs="Times New Roman" w:eastAsia="Times New Roman" w:hAnsi="Times New Roman"/>
          <w:color w:val="4a86e8"/>
          <w:sz w:val="24"/>
          <w:szCs w:val="24"/>
          <w:highlight w:val="white"/>
          <w:rtl w:val="0"/>
        </w:rPr>
        <w:t xml:space="preserve">Fig 2. AGM</w:t>
      </w:r>
      <w:sdt>
        <w:sdtPr>
          <w:tag w:val="goog_rdk_691"/>
        </w:sdtPr>
        <w:sdtContent>
          <w:ins w:author="Melek Chaouch" w:id="191" w:date="2020-11-06T11:19:05Z">
            <w:r w:rsidDel="00000000" w:rsidR="00000000" w:rsidRPr="00000000">
              <w:rPr>
                <w:rFonts w:ascii="Times New Roman" w:cs="Times New Roman" w:eastAsia="Times New Roman" w:hAnsi="Times New Roman"/>
                <w:color w:val="4a86e8"/>
                <w:sz w:val="24"/>
                <w:szCs w:val="24"/>
                <w:highlight w:val="white"/>
                <w:rtl w:val="0"/>
              </w:rPr>
              <w:t xml:space="preserve">P</w:t>
            </w:r>
          </w:ins>
        </w:sdtContent>
      </w:sdt>
      <w:r w:rsidDel="00000000" w:rsidR="00000000" w:rsidRPr="00000000">
        <w:rPr>
          <w:rFonts w:ascii="Times New Roman" w:cs="Times New Roman" w:eastAsia="Times New Roman" w:hAnsi="Times New Roman"/>
          <w:color w:val="4a86e8"/>
          <w:sz w:val="24"/>
          <w:szCs w:val="24"/>
          <w:highlight w:val="white"/>
          <w:rtl w:val="0"/>
        </w:rPr>
        <w:t xml:space="preserve"> search by disease, drug, variant or gene results page. The results are divided into disease (A), drug (B), variant (C) and gene (D). These sections lead to their respective resultant pages (B.1, C.1, D.1).</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1"/>
        <w:spacing w:after="0" w:before="0" w:lineRule="auto"/>
        <w:rPr>
          <w:rFonts w:ascii="Times New Roman" w:cs="Times New Roman" w:eastAsia="Times New Roman" w:hAnsi="Times New Roman"/>
          <w:sz w:val="24"/>
          <w:szCs w:val="24"/>
        </w:rPr>
      </w:pPr>
      <w:bookmarkStart w:colFirst="0" w:colLast="0" w:name="_heading=h.7hninqv5b62" w:id="17"/>
      <w:bookmarkEnd w:id="17"/>
      <w:r w:rsidDel="00000000" w:rsidR="00000000" w:rsidRPr="00000000">
        <w:rPr>
          <w:rtl w:val="0"/>
        </w:rPr>
      </w:r>
    </w:p>
    <w:p w:rsidR="00000000" w:rsidDel="00000000" w:rsidP="00000000" w:rsidRDefault="00000000" w:rsidRPr="00000000" w14:paraId="00000104">
      <w:pPr>
        <w:pStyle w:val="Heading1"/>
        <w:spacing w:after="0" w:before="0" w:lineRule="auto"/>
        <w:rPr>
          <w:rFonts w:ascii="Times New Roman" w:cs="Times New Roman" w:eastAsia="Times New Roman" w:hAnsi="Times New Roman"/>
          <w:sz w:val="24"/>
          <w:szCs w:val="24"/>
        </w:rPr>
      </w:pPr>
      <w:bookmarkStart w:colFirst="0" w:colLast="0" w:name="_heading=h.8gls6wrt5hw" w:id="18"/>
      <w:bookmarkEnd w:id="18"/>
      <w:r w:rsidDel="00000000" w:rsidR="00000000" w:rsidRPr="00000000">
        <w:rPr>
          <w:rtl w:val="0"/>
        </w:rPr>
      </w:r>
    </w:p>
    <w:p w:rsidR="00000000" w:rsidDel="00000000" w:rsidP="00000000" w:rsidRDefault="00000000" w:rsidRPr="00000000" w14:paraId="00000105">
      <w:pPr>
        <w:pStyle w:val="Heading1"/>
        <w:spacing w:after="0" w:before="0" w:lineRule="auto"/>
        <w:rPr>
          <w:rFonts w:ascii="Times New Roman" w:cs="Times New Roman" w:eastAsia="Times New Roman" w:hAnsi="Times New Roman"/>
          <w:sz w:val="24"/>
          <w:szCs w:val="24"/>
        </w:rPr>
      </w:pPr>
      <w:bookmarkStart w:colFirst="0" w:colLast="0" w:name="_heading=h.bvimbj1uvrt0" w:id="19"/>
      <w:bookmarkEnd w:id="19"/>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rPr/>
      </w:pPr>
      <w:bookmarkStart w:colFirst="0" w:colLast="0" w:name="_heading=h.wehuq0p67hem" w:id="20"/>
      <w:bookmarkEnd w:id="20"/>
      <w:r w:rsidDel="00000000" w:rsidR="00000000" w:rsidRPr="00000000">
        <w:rPr>
          <w:rtl w:val="0"/>
        </w:rPr>
        <w:t xml:space="preserve">Discussion</w:t>
      </w:r>
    </w:p>
    <w:sdt>
      <w:sdtPr>
        <w:tag w:val="goog_rdk_697"/>
      </w:sdtPr>
      <w:sdtContent>
        <w:p w:rsidR="00000000" w:rsidDel="00000000" w:rsidP="00000000" w:rsidRDefault="00000000" w:rsidRPr="00000000" w14:paraId="00000108">
          <w:pPr>
            <w:spacing w:line="360" w:lineRule="auto"/>
            <w:jc w:val="both"/>
            <w:rPr>
              <w:ins w:author="Houcemeddine Othman" w:id="192" w:date="2020-11-04T07:15:13Z"/>
            </w:rPr>
          </w:pPr>
          <w:sdt>
            <w:sdtPr>
              <w:tag w:val="goog_rdk_693"/>
            </w:sdtPr>
            <w:sdtContent>
              <w:ins w:author="Houcemeddine Othman" w:id="192" w:date="2020-11-04T07:15:13Z"/>
              <w:sdt>
                <w:sdtPr>
                  <w:tag w:val="goog_rdk_694"/>
                </w:sdtPr>
                <w:sdtContent>
                  <w:commentRangeStart w:id="100"/>
                </w:sdtContent>
              </w:sdt>
              <w:ins w:author="Houcemeddine Othman" w:id="192" w:date="2020-11-04T07:15:13Z">
                <w:r w:rsidDel="00000000" w:rsidR="00000000" w:rsidRPr="00000000">
                  <w:rPr>
                    <w:rtl w:val="0"/>
                  </w:rPr>
                  <w:t xml:space="preserve">The main objective behind building the AGMP is to implement the first resource prototype that provides high quality and reliable support for information about genetic variants </w:t>
                </w:r>
              </w:ins>
            </w:sdtContent>
          </w:sdt>
          <w:sdt>
            <w:sdtPr>
              <w:tag w:val="goog_rdk_695"/>
            </w:sdtPr>
            <w:sdtContent>
              <w:ins w:author="Faisal M. Fadlelmola" w:id="193" w:date="2021-06-04T07:20:51Z">
                <w:commentRangeEnd w:id="100"/>
                <w:r w:rsidDel="00000000" w:rsidR="00000000" w:rsidRPr="00000000">
                  <w:commentReference w:id="100"/>
                </w:r>
                <w:r w:rsidDel="00000000" w:rsidR="00000000" w:rsidRPr="00000000">
                  <w:rPr>
                    <w:rtl w:val="0"/>
                  </w:rPr>
                  <w:t xml:space="preserve">of populations from Africa or with African ancestry </w:t>
                </w:r>
              </w:ins>
            </w:sdtContent>
          </w:sdt>
          <w:sdt>
            <w:sdtPr>
              <w:tag w:val="goog_rdk_696"/>
            </w:sdtPr>
            <w:sdtContent>
              <w:ins w:author="Houcemeddine Othman" w:id="192" w:date="2020-11-04T07:15:13Z">
                <w:r w:rsidDel="00000000" w:rsidR="00000000" w:rsidRPr="00000000">
                  <w:rPr>
                    <w:rtl w:val="0"/>
                  </w:rPr>
                  <w:t xml:space="preserve">with interests in precision medicine. </w:t>
                </w:r>
              </w:ins>
            </w:sdtContent>
          </w:sdt>
        </w:p>
      </w:sdtContent>
    </w:sdt>
    <w:sdt>
      <w:sdtPr>
        <w:tag w:val="goog_rdk_720"/>
      </w:sdtPr>
      <w:sdtContent>
        <w:p w:rsidR="00000000" w:rsidDel="00000000" w:rsidP="00000000" w:rsidRDefault="00000000" w:rsidRPr="00000000" w14:paraId="00000109">
          <w:pPr>
            <w:spacing w:line="360" w:lineRule="auto"/>
            <w:jc w:val="both"/>
            <w:rPr>
              <w:ins w:author="Houcemeddine Othman" w:id="192" w:date="2020-11-04T07:15:13Z"/>
            </w:rPr>
          </w:pPr>
          <w:sdt>
            <w:sdtPr>
              <w:tag w:val="goog_rdk_698"/>
            </w:sdtPr>
            <w:sdtContent>
              <w:ins w:author="Houcemeddine Othman" w:id="192" w:date="2020-11-04T07:15:13Z">
                <w:r w:rsidDel="00000000" w:rsidR="00000000" w:rsidRPr="00000000">
                  <w:rPr>
                    <w:rtl w:val="0"/>
                  </w:rPr>
                  <w:t xml:space="preserve">The primary sources of data were fetched from PhamGKB and DisGeneN</w:t>
                </w:r>
              </w:ins>
            </w:sdtContent>
          </w:sdt>
          <w:sdt>
            <w:sdtPr>
              <w:tag w:val="goog_rdk_699"/>
            </w:sdtPr>
            <w:sdtContent>
              <w:ins w:author="Jorge da Rocha" w:id="194" w:date="2020-11-10T15:27:53Z">
                <w:r w:rsidDel="00000000" w:rsidR="00000000" w:rsidRPr="00000000">
                  <w:rPr>
                    <w:rtl w:val="0"/>
                  </w:rPr>
                  <w:t xml:space="preserve">et</w:t>
                </w:r>
              </w:ins>
            </w:sdtContent>
          </w:sdt>
          <w:sdt>
            <w:sdtPr>
              <w:tag w:val="goog_rdk_700"/>
            </w:sdtPr>
            <w:sdtContent>
              <w:ins w:author="Houcemeddine Othman" w:id="192" w:date="2020-11-04T07:15:13Z">
                <w:sdt>
                  <w:sdtPr>
                    <w:tag w:val="goog_rdk_701"/>
                  </w:sdtPr>
                  <w:sdtContent>
                    <w:del w:author="Jorge da Rocha" w:id="194" w:date="2020-11-10T15:27:53Z">
                      <w:r w:rsidDel="00000000" w:rsidR="00000000" w:rsidRPr="00000000">
                        <w:rPr>
                          <w:rtl w:val="0"/>
                        </w:rPr>
                        <w:delText xml:space="preserve">ET</w:delText>
                      </w:r>
                    </w:del>
                  </w:sdtContent>
                </w:sdt>
              </w:ins>
            </w:sdtContent>
          </w:sdt>
          <w:sdt>
            <w:sdtPr>
              <w:tag w:val="goog_rdk_702"/>
            </w:sdtPr>
            <w:sdtContent>
              <w:del w:author="Jorge da Rocha" w:id="194" w:date="2020-11-10T15:27:53Z"/>
            </w:sdtContent>
          </w:sdt>
          <w:sdt>
            <w:sdtPr>
              <w:tag w:val="goog_rdk_703"/>
            </w:sdtPr>
            <w:sdtContent>
              <w:ins w:author="Jorge da Rocha" w:id="194" w:date="2020-11-10T15:27:53Z">
                <w:sdt>
                  <w:sdtPr>
                    <w:tag w:val="goog_rdk_704"/>
                  </w:sdtPr>
                  <w:sdtContent>
                    <w:del w:author="Jorge da Rocha" w:id="194" w:date="2020-11-10T15:27:53Z">
                      <w:r w:rsidDel="00000000" w:rsidR="00000000" w:rsidRPr="00000000">
                        <w:rPr>
                          <w:rtl w:val="0"/>
                        </w:rPr>
                        <w:delText xml:space="preserve">.</w:delText>
                      </w:r>
                    </w:del>
                  </w:sdtContent>
                </w:sdt>
              </w:ins>
            </w:sdtContent>
          </w:sdt>
          <w:sdt>
            <w:sdtPr>
              <w:tag w:val="goog_rdk_705"/>
            </w:sdtPr>
            <w:sdtContent>
              <w:del w:author="Jorge da Rocha" w:id="194" w:date="2020-11-10T15:27:53Z"/>
            </w:sdtContent>
          </w:sdt>
          <w:sdt>
            <w:sdtPr>
              <w:tag w:val="goog_rdk_706"/>
            </w:sdtPr>
            <w:sdtContent>
              <w:ins w:author="Houcemeddine Othman" w:id="192" w:date="2020-11-04T07:15:13Z">
                <w:sdt>
                  <w:sdtPr>
                    <w:tag w:val="goog_rdk_707"/>
                  </w:sdtPr>
                  <w:sdtContent>
                    <w:del w:author="Jorge da Rocha" w:id="194" w:date="2020-11-10T15:27:53Z">
                      <w:r w:rsidDel="00000000" w:rsidR="00000000" w:rsidRPr="00000000">
                        <w:rPr>
                          <w:rtl w:val="0"/>
                        </w:rPr>
                        <w:delText xml:space="preserve"> </w:delText>
                      </w:r>
                    </w:del>
                  </w:sdtContent>
                </w:sdt>
              </w:ins>
            </w:sdtContent>
          </w:sdt>
          <w:sdt>
            <w:sdtPr>
              <w:tag w:val="goog_rdk_708"/>
            </w:sdtPr>
            <w:sdtContent>
              <w:ins w:author="Jorge da Rocha" w:id="194" w:date="2020-11-10T15:27:53Z">
                <w:r w:rsidDel="00000000" w:rsidR="00000000" w:rsidRPr="00000000">
                  <w:rPr>
                    <w:rtl w:val="0"/>
                  </w:rPr>
                  <w:t xml:space="preserve"> These </w:t>
                </w:r>
              </w:ins>
            </w:sdtContent>
          </w:sdt>
          <w:sdt>
            <w:sdtPr>
              <w:tag w:val="goog_rdk_709"/>
            </w:sdtPr>
            <w:sdtContent>
              <w:ins w:author="Houcemeddine Othman" w:id="192" w:date="2020-11-04T07:15:13Z">
                <w:sdt>
                  <w:sdtPr>
                    <w:tag w:val="goog_rdk_710"/>
                  </w:sdtPr>
                  <w:sdtContent>
                    <w:del w:author="Jorge da Rocha" w:id="194" w:date="2020-11-10T15:27:53Z">
                      <w:r w:rsidDel="00000000" w:rsidR="00000000" w:rsidRPr="00000000">
                        <w:rPr>
                          <w:rtl w:val="0"/>
                        </w:rPr>
                        <w:delText xml:space="preserve">that</w:delText>
                      </w:r>
                    </w:del>
                  </w:sdtContent>
                </w:sdt>
                <w:r w:rsidDel="00000000" w:rsidR="00000000" w:rsidRPr="00000000">
                  <w:rPr>
                    <w:rtl w:val="0"/>
                  </w:rPr>
                  <w:t xml:space="preserve"> provide rich metadata for genetic variants in a standard format style and controlled terminologies which helped us to easily implement them according to </w:t>
                </w:r>
              </w:ins>
            </w:sdtContent>
          </w:sdt>
          <w:sdt>
            <w:sdtPr>
              <w:tag w:val="goog_rdk_711"/>
            </w:sdtPr>
            <w:sdtContent>
              <w:ins w:author="Jorge da Rocha" w:id="195" w:date="2020-11-10T15:28:36Z">
                <w:r w:rsidDel="00000000" w:rsidR="00000000" w:rsidRPr="00000000">
                  <w:rPr>
                    <w:rtl w:val="0"/>
                  </w:rPr>
                  <w:t xml:space="preserve">our</w:t>
                </w:r>
              </w:ins>
            </w:sdtContent>
          </w:sdt>
          <w:sdt>
            <w:sdtPr>
              <w:tag w:val="goog_rdk_712"/>
            </w:sdtPr>
            <w:sdtContent>
              <w:ins w:author="Houcemeddine Othman" w:id="192" w:date="2020-11-04T07:15:13Z">
                <w:sdt>
                  <w:sdtPr>
                    <w:tag w:val="goog_rdk_713"/>
                  </w:sdtPr>
                  <w:sdtContent>
                    <w:del w:author="Jorge da Rocha" w:id="195" w:date="2020-11-10T15:28:36Z">
                      <w:r w:rsidDel="00000000" w:rsidR="00000000" w:rsidRPr="00000000">
                        <w:rPr>
                          <w:rtl w:val="0"/>
                        </w:rPr>
                        <w:delText xml:space="preserve">the </w:delText>
                      </w:r>
                    </w:del>
                  </w:sdtContent>
                </w:sdt>
                <w:r w:rsidDel="00000000" w:rsidR="00000000" w:rsidRPr="00000000">
                  <w:rPr>
                    <w:rtl w:val="0"/>
                  </w:rPr>
                  <w:t xml:space="preserve">data model</w:t>
                </w:r>
              </w:ins>
            </w:sdtContent>
          </w:sdt>
          <w:sdt>
            <w:sdtPr>
              <w:tag w:val="goog_rdk_714"/>
            </w:sdtPr>
            <w:sdtContent>
              <w:ins w:author="Jorge da Rocha" w:id="196" w:date="2020-11-10T15:28:28Z">
                <w:r w:rsidDel="00000000" w:rsidR="00000000" w:rsidRPr="00000000">
                  <w:rPr>
                    <w:rtl w:val="0"/>
                  </w:rPr>
                  <w:t xml:space="preserve">.</w:t>
                </w:r>
              </w:ins>
            </w:sdtContent>
          </w:sdt>
          <w:sdt>
            <w:sdtPr>
              <w:tag w:val="goog_rdk_715"/>
            </w:sdtPr>
            <w:sdtContent>
              <w:ins w:author="Houcemeddine Othman" w:id="192" w:date="2020-11-04T07:15:13Z">
                <w:sdt>
                  <w:sdtPr>
                    <w:tag w:val="goog_rdk_716"/>
                  </w:sdtPr>
                  <w:sdtContent>
                    <w:del w:author="Jorge da Rocha" w:id="196" w:date="2020-11-10T15:28:28Z">
                      <w:r w:rsidDel="00000000" w:rsidR="00000000" w:rsidRPr="00000000">
                        <w:rPr>
                          <w:rtl w:val="0"/>
                        </w:rPr>
                        <w:delText xml:space="preserve"> that we have chosen</w:delText>
                      </w:r>
                    </w:del>
                  </w:sdtContent>
                </w:sdt>
                <w:r w:rsidDel="00000000" w:rsidR="00000000" w:rsidRPr="00000000">
                  <w:rPr>
                    <w:rtl w:val="0"/>
                  </w:rPr>
                  <w:t xml:space="preserve">. The two databases are also recognized for the high quality of their content mainly because of the rigorous process of curation. PhamGKB for example has a dedicated panel of experts that are constantly </w:t>
                </w:r>
              </w:ins>
            </w:sdtContent>
          </w:sdt>
          <w:sdt>
            <w:sdtPr>
              <w:tag w:val="goog_rdk_717"/>
            </w:sdtPr>
            <w:sdtContent>
              <w:ins w:author="Melek Chaouch" w:id="197" w:date="2020-11-06T11:21:35Z">
                <w:r w:rsidDel="00000000" w:rsidR="00000000" w:rsidRPr="00000000">
                  <w:rPr>
                    <w:rtl w:val="0"/>
                  </w:rPr>
                  <w:t xml:space="preserve">controlling </w:t>
                </w:r>
              </w:ins>
            </w:sdtContent>
          </w:sdt>
          <w:sdt>
            <w:sdtPr>
              <w:tag w:val="goog_rdk_718"/>
            </w:sdtPr>
            <w:sdtContent>
              <w:ins w:author="Houcemeddine Othman" w:id="192" w:date="2020-11-04T07:15:13Z">
                <w:sdt>
                  <w:sdtPr>
                    <w:tag w:val="goog_rdk_719"/>
                  </w:sdtPr>
                  <w:sdtContent>
                    <w:del w:author="Melek Chaouch" w:id="197" w:date="2020-11-06T11:21:35Z">
                      <w:r w:rsidDel="00000000" w:rsidR="00000000" w:rsidRPr="00000000">
                        <w:rPr>
                          <w:rtl w:val="0"/>
                        </w:rPr>
                        <w:delText xml:space="preserve">surveying</w:delText>
                      </w:r>
                    </w:del>
                  </w:sdtContent>
                </w:sdt>
                <w:r w:rsidDel="00000000" w:rsidR="00000000" w:rsidRPr="00000000">
                  <w:rPr>
                    <w:rtl w:val="0"/>
                  </w:rPr>
                  <w:t xml:space="preserve"> the content of the literature to integrate novel variants or updating the information about the association with drug response phenotypes (PMID 17392795). On the other hand, DisGeneNET aggregates data from 8 databases including Uniprot, ClinVar, GWAS catalog, and GWASdb (PMID 27924018). </w:t>
                </w:r>
              </w:ins>
            </w:sdtContent>
          </w:sdt>
        </w:p>
      </w:sdtContent>
    </w:sdt>
    <w:sdt>
      <w:sdtPr>
        <w:tag w:val="goog_rdk_733"/>
      </w:sdtPr>
      <w:sdtContent>
        <w:p w:rsidR="00000000" w:rsidDel="00000000" w:rsidP="00000000" w:rsidRDefault="00000000" w:rsidRPr="00000000" w14:paraId="0000010A">
          <w:pPr>
            <w:spacing w:line="360" w:lineRule="auto"/>
            <w:jc w:val="both"/>
            <w:rPr>
              <w:ins w:author="Houcemeddine Othman" w:id="192" w:date="2020-11-04T07:15:13Z"/>
            </w:rPr>
          </w:pPr>
          <w:sdt>
            <w:sdtPr>
              <w:tag w:val="goog_rdk_721"/>
            </w:sdtPr>
            <w:sdtContent>
              <w:ins w:author="Houcemeddine Othman" w:id="192" w:date="2020-11-04T07:15:13Z">
                <w:r w:rsidDel="00000000" w:rsidR="00000000" w:rsidRPr="00000000">
                  <w:rPr>
                    <w:rtl w:val="0"/>
                  </w:rPr>
                  <w:t xml:space="preserve">The strategy that we have adopted for filtering and curating the raw content of PhamGKB and DisGeneNET has several implications for the content of AGMP. The fact that we have selected a subset of the bibliography resources from the primary sources using text mining implies that we integrated only the variants that comply </w:t>
                </w:r>
              </w:ins>
            </w:sdtContent>
          </w:sdt>
          <w:sdt>
            <w:sdtPr>
              <w:tag w:val="goog_rdk_722"/>
            </w:sdtPr>
            <w:sdtContent>
              <w:ins w:author="Faisal M. Fadlelmola" w:id="198" w:date="2020-11-05T13:01:15Z">
                <w:r w:rsidDel="00000000" w:rsidR="00000000" w:rsidRPr="00000000">
                  <w:rPr>
                    <w:rtl w:val="0"/>
                  </w:rPr>
                  <w:t xml:space="preserve">with the</w:t>
                </w:r>
              </w:ins>
            </w:sdtContent>
          </w:sdt>
          <w:sdt>
            <w:sdtPr>
              <w:tag w:val="goog_rdk_723"/>
            </w:sdtPr>
            <w:sdtContent>
              <w:ins w:author="Faisal M. Fadlelmola" w:id="199" w:date="2020-11-05T13:01:04Z">
                <w:sdt>
                  <w:sdtPr>
                    <w:tag w:val="goog_rdk_724"/>
                  </w:sdtPr>
                  <w:sdtContent>
                    <w:del w:author="Faisal M. Fadlelmola" w:id="198" w:date="2020-11-05T13:01:15Z">
                      <w:r w:rsidDel="00000000" w:rsidR="00000000" w:rsidRPr="00000000">
                        <w:rPr>
                          <w:rtl w:val="0"/>
                        </w:rPr>
                        <w:delText xml:space="preserve">to</w:delText>
                      </w:r>
                    </w:del>
                  </w:sdtContent>
                </w:sdt>
              </w:ins>
            </w:sdtContent>
          </w:sdt>
          <w:sdt>
            <w:sdtPr>
              <w:tag w:val="goog_rdk_725"/>
            </w:sdtPr>
            <w:sdtContent>
              <w:del w:author="Faisal M. Fadlelmola" w:id="198" w:date="2020-11-05T13:01:15Z"/>
            </w:sdtContent>
          </w:sdt>
          <w:sdt>
            <w:sdtPr>
              <w:tag w:val="goog_rdk_726"/>
            </w:sdtPr>
            <w:sdtContent>
              <w:ins w:author="Houcemeddine Othman" w:id="192" w:date="2020-11-04T07:15:13Z">
                <w:sdt>
                  <w:sdtPr>
                    <w:tag w:val="goog_rdk_727"/>
                  </w:sdtPr>
                  <w:sdtContent>
                    <w:del w:author="Faisal M. Fadlelmola" w:id="198" w:date="2020-11-05T13:01:15Z">
                      <w:r w:rsidDel="00000000" w:rsidR="00000000" w:rsidRPr="00000000">
                        <w:rPr>
                          <w:rtl w:val="0"/>
                        </w:rPr>
                        <w:delText xml:space="preserve">tho the</w:delText>
                      </w:r>
                    </w:del>
                  </w:sdtContent>
                </w:sdt>
                <w:r w:rsidDel="00000000" w:rsidR="00000000" w:rsidRPr="00000000">
                  <w:rPr>
                    <w:rtl w:val="0"/>
                  </w:rPr>
                  <w:t xml:space="preserve"> criteria of selection set up by the two databases. This </w:t>
                </w:r>
              </w:ins>
            </w:sdtContent>
          </w:sdt>
          <w:sdt>
            <w:sdtPr>
              <w:tag w:val="goog_rdk_728"/>
            </w:sdtPr>
            <w:sdtContent>
              <w:ins w:author="Lilia Romdhane" w:id="200" w:date="2021-05-24T16:14:31Z">
                <w:r w:rsidDel="00000000" w:rsidR="00000000" w:rsidRPr="00000000">
                  <w:rPr>
                    <w:rtl w:val="0"/>
                  </w:rPr>
                  <w:t xml:space="preserve">implies</w:t>
                </w:r>
              </w:ins>
            </w:sdtContent>
          </w:sdt>
          <w:sdt>
            <w:sdtPr>
              <w:tag w:val="goog_rdk_729"/>
            </w:sdtPr>
            <w:sdtContent>
              <w:ins w:author="Houcemeddine Othman" w:id="192" w:date="2020-11-04T07:15:13Z">
                <w:sdt>
                  <w:sdtPr>
                    <w:tag w:val="goog_rdk_730"/>
                  </w:sdtPr>
                  <w:sdtContent>
                    <w:del w:author="Lilia Romdhane" w:id="200" w:date="2021-05-24T16:14:31Z">
                      <w:r w:rsidDel="00000000" w:rsidR="00000000" w:rsidRPr="00000000">
                        <w:rPr>
                          <w:rtl w:val="0"/>
                        </w:rPr>
                        <w:delText xml:space="preserve">implicates</w:delText>
                      </w:r>
                    </w:del>
                  </w:sdtContent>
                </w:sdt>
                <w:r w:rsidDel="00000000" w:rsidR="00000000" w:rsidRPr="00000000">
                  <w:rPr>
                    <w:rtl w:val="0"/>
                  </w:rPr>
                  <w:t xml:space="preserve"> that the associations described by AGMP are from literature resources that use samples of populations from Africa or with </w:t>
                </w:r>
              </w:ins>
              <w:sdt>
                <w:sdtPr>
                  <w:tag w:val="goog_rdk_731"/>
                </w:sdtPr>
                <w:sdtContent>
                  <w:commentRangeStart w:id="101"/>
                </w:sdtContent>
              </w:sdt>
              <w:ins w:author="Houcemeddine Othman" w:id="192" w:date="2020-11-04T07:15:13Z">
                <w:sdt>
                  <w:sdtPr>
                    <w:tag w:val="goog_rdk_732"/>
                  </w:sdtPr>
                  <w:sdtContent>
                    <w:commentRangeStart w:id="102"/>
                  </w:sdtContent>
                </w:sdt>
                <w:r w:rsidDel="00000000" w:rsidR="00000000" w:rsidRPr="00000000">
                  <w:rPr>
                    <w:rtl w:val="0"/>
                  </w:rPr>
                  <w:t xml:space="preserve">African ancestry</w:t>
                </w:r>
                <w:commentRangeEnd w:id="101"/>
                <w:r w:rsidDel="00000000" w:rsidR="00000000" w:rsidRPr="00000000">
                  <w:commentReference w:id="101"/>
                </w:r>
                <w:commentRangeEnd w:id="102"/>
                <w:r w:rsidDel="00000000" w:rsidR="00000000" w:rsidRPr="00000000">
                  <w:commentReference w:id="102"/>
                </w:r>
                <w:r w:rsidDel="00000000" w:rsidR="00000000" w:rsidRPr="00000000">
                  <w:rPr>
                    <w:rtl w:val="0"/>
                  </w:rPr>
                  <w:t xml:space="preserve">. It does not indicate, however, that any other association described in different populations does not exist in Africa. Moreover, it also does not include studies about African samples that confirm or infirm the presence or the absence of a variant-phenotype association unless it was already integrated by the curation scheme of PhamGKB and DisGeneNET. </w:t>
                </w:r>
              </w:ins>
            </w:sdtContent>
          </w:sdt>
        </w:p>
      </w:sdtContent>
    </w:sdt>
    <w:sdt>
      <w:sdtPr>
        <w:tag w:val="goog_rdk_762"/>
      </w:sdtPr>
      <w:sdtContent>
        <w:p w:rsidR="00000000" w:rsidDel="00000000" w:rsidP="00000000" w:rsidRDefault="00000000" w:rsidRPr="00000000" w14:paraId="0000010B">
          <w:pPr>
            <w:spacing w:line="360" w:lineRule="auto"/>
            <w:jc w:val="both"/>
            <w:rPr>
              <w:ins w:author="Houcemeddine Othman" w:id="192" w:date="2020-11-04T07:15:13Z"/>
            </w:rPr>
          </w:pPr>
          <w:sdt>
            <w:sdtPr>
              <w:tag w:val="goog_rdk_734"/>
            </w:sdtPr>
            <w:sdtContent>
              <w:ins w:author="Houcemeddine Othman" w:id="192" w:date="2020-11-04T07:15:13Z">
                <w:r w:rsidDel="00000000" w:rsidR="00000000" w:rsidRPr="00000000">
                  <w:rPr>
                    <w:rtl w:val="0"/>
                  </w:rPr>
                  <w:t xml:space="preserve">The data profiling and mapping processes of AGMP have highlighted some drawbacks in the current conception of DisGeneNET and PhamGKB</w:t>
                </w:r>
              </w:ins>
            </w:sdtContent>
          </w:sdt>
          <w:sdt>
            <w:sdtPr>
              <w:tag w:val="goog_rdk_735"/>
            </w:sdtPr>
            <w:sdtContent>
              <w:ins w:author="Jorge da Rocha" w:id="201" w:date="2020-11-10T15:31:23Z">
                <w:r w:rsidDel="00000000" w:rsidR="00000000" w:rsidRPr="00000000">
                  <w:rPr>
                    <w:rtl w:val="0"/>
                  </w:rPr>
                  <w:t xml:space="preserve">,</w:t>
                </w:r>
              </w:ins>
            </w:sdtContent>
          </w:sdt>
          <w:sdt>
            <w:sdtPr>
              <w:tag w:val="goog_rdk_736"/>
            </w:sdtPr>
            <w:sdtContent>
              <w:ins w:author="Houcemeddine Othman" w:id="192" w:date="2020-11-04T07:15:13Z">
                <w:r w:rsidDel="00000000" w:rsidR="00000000" w:rsidRPr="00000000">
                  <w:rPr>
                    <w:rtl w:val="0"/>
                  </w:rPr>
                  <w:t xml:space="preserve"> </w:t>
                </w:r>
                <w:sdt>
                  <w:sdtPr>
                    <w:tag w:val="goog_rdk_737"/>
                  </w:sdtPr>
                  <w:sdtContent>
                    <w:del w:author="Jorge da Rocha" w:id="202" w:date="2020-11-10T15:31:20Z">
                      <w:r w:rsidDel="00000000" w:rsidR="00000000" w:rsidRPr="00000000">
                        <w:rPr>
                          <w:rtl w:val="0"/>
                        </w:rPr>
                        <w:delText xml:space="preserve">on one hand </w:delText>
                      </w:r>
                    </w:del>
                  </w:sdtContent>
                </w:sdt>
              </w:ins>
            </w:sdtContent>
          </w:sdt>
          <w:sdt>
            <w:sdtPr>
              <w:tag w:val="goog_rdk_738"/>
            </w:sdtPr>
            <w:sdtContent>
              <w:ins w:author="Jorge da Rocha" w:id="202" w:date="2020-11-10T15:31:20Z">
                <w:r w:rsidDel="00000000" w:rsidR="00000000" w:rsidRPr="00000000">
                  <w:rPr>
                    <w:rtl w:val="0"/>
                  </w:rPr>
                  <w:t xml:space="preserve">as well as</w:t>
                </w:r>
              </w:ins>
            </w:sdtContent>
          </w:sdt>
          <w:sdt>
            <w:sdtPr>
              <w:tag w:val="goog_rdk_739"/>
            </w:sdtPr>
            <w:sdtContent>
              <w:ins w:author="Houcemeddine Othman" w:id="192" w:date="2020-11-04T07:15:13Z">
                <w:sdt>
                  <w:sdtPr>
                    <w:tag w:val="goog_rdk_740"/>
                  </w:sdtPr>
                  <w:sdtContent>
                    <w:del w:author="Jorge da Rocha" w:id="202" w:date="2020-11-10T15:31:20Z">
                      <w:r w:rsidDel="00000000" w:rsidR="00000000" w:rsidRPr="00000000">
                        <w:rPr>
                          <w:rtl w:val="0"/>
                        </w:rPr>
                        <w:delText xml:space="preserve">and </w:delText>
                      </w:r>
                    </w:del>
                  </w:sdtContent>
                </w:sdt>
                <w:r w:rsidDel="00000000" w:rsidR="00000000" w:rsidRPr="00000000">
                  <w:rPr>
                    <w:rtl w:val="0"/>
                  </w:rPr>
                  <w:t xml:space="preserve">the practices of describing</w:t>
                </w:r>
                <w:sdt>
                  <w:sdtPr>
                    <w:tag w:val="goog_rdk_741"/>
                  </w:sdtPr>
                  <w:sdtContent>
                    <w:del w:author="Jorge da Rocha" w:id="203" w:date="2020-11-10T15:31:34Z">
                      <w:r w:rsidDel="00000000" w:rsidR="00000000" w:rsidRPr="00000000">
                        <w:rPr>
                          <w:rtl w:val="0"/>
                        </w:rPr>
                        <w:delText xml:space="preserve"> the</w:delText>
                      </w:r>
                    </w:del>
                  </w:sdtContent>
                </w:sdt>
                <w:r w:rsidDel="00000000" w:rsidR="00000000" w:rsidRPr="00000000">
                  <w:rPr>
                    <w:rtl w:val="0"/>
                  </w:rPr>
                  <w:t xml:space="preserve"> experimental protocol and presenting</w:t>
                </w:r>
                <w:sdt>
                  <w:sdtPr>
                    <w:tag w:val="goog_rdk_742"/>
                  </w:sdtPr>
                  <w:sdtContent>
                    <w:del w:author="Jorge da Rocha" w:id="204" w:date="2020-11-10T15:31:38Z">
                      <w:r w:rsidDel="00000000" w:rsidR="00000000" w:rsidRPr="00000000">
                        <w:rPr>
                          <w:rtl w:val="0"/>
                        </w:rPr>
                        <w:delText xml:space="preserve"> the</w:delText>
                      </w:r>
                    </w:del>
                  </w:sdtContent>
                </w:sdt>
                <w:r w:rsidDel="00000000" w:rsidR="00000000" w:rsidRPr="00000000">
                  <w:rPr>
                    <w:rtl w:val="0"/>
                  </w:rPr>
                  <w:t xml:space="preserve"> data in genetic and genomic studies. DisGeneNET was intended to give a broad overview of variant-phenotype associations. The data, however, are presented as a binary association without taking into consideration the ethnic composition</w:t>
                </w:r>
              </w:ins>
            </w:sdtContent>
          </w:sdt>
          <w:sdt>
            <w:sdtPr>
              <w:tag w:val="goog_rdk_743"/>
            </w:sdtPr>
            <w:sdtContent>
              <w:ins w:author="Jorge da Rocha" w:id="205" w:date="2020-11-10T15:31:50Z">
                <w:r w:rsidDel="00000000" w:rsidR="00000000" w:rsidRPr="00000000">
                  <w:rPr>
                    <w:rtl w:val="0"/>
                  </w:rPr>
                  <w:t xml:space="preserve">,</w:t>
                </w:r>
              </w:ins>
            </w:sdtContent>
          </w:sdt>
          <w:sdt>
            <w:sdtPr>
              <w:tag w:val="goog_rdk_744"/>
            </w:sdtPr>
            <w:sdtContent>
              <w:ins w:author="Houcemeddine Othman" w:id="192" w:date="2020-11-04T07:15:13Z">
                <w:r w:rsidDel="00000000" w:rsidR="00000000" w:rsidRPr="00000000">
                  <w:rPr>
                    <w:rtl w:val="0"/>
                  </w:rPr>
                  <w:t xml:space="preserve"> hence our strategy to use text mining and manual curation for extracting the genetic entity information. PharmaGKB however was more considerate in this regard by adopting specific guidelines to assign a biogeographical group to each association (PMID 18819074). According to this scheme, Africa is represented by "Saharan-African" and "African American/Afro-Caribbean'' groups while the North African region was assigned to the "Near eastern" group. </w:t>
                </w:r>
              </w:ins>
            </w:sdtContent>
          </w:sdt>
          <w:sdt>
            <w:sdtPr>
              <w:tag w:val="goog_rdk_745"/>
            </w:sdtPr>
            <w:sdtContent>
              <w:ins w:author="Jorge da Rocha" w:id="206" w:date="2020-11-10T15:32:31Z">
                <w:r w:rsidDel="00000000" w:rsidR="00000000" w:rsidRPr="00000000">
                  <w:rPr>
                    <w:rtl w:val="0"/>
                  </w:rPr>
                  <w:t xml:space="preserve">For our purposes,</w:t>
                </w:r>
              </w:ins>
            </w:sdtContent>
          </w:sdt>
          <w:sdt>
            <w:sdtPr>
              <w:tag w:val="goog_rdk_746"/>
            </w:sdtPr>
            <w:sdtContent>
              <w:ins w:author="Houcemeddine Othman" w:id="192" w:date="2020-11-04T07:15:13Z">
                <w:sdt>
                  <w:sdtPr>
                    <w:tag w:val="goog_rdk_747"/>
                  </w:sdtPr>
                  <w:sdtContent>
                    <w:del w:author="Jorge da Rocha" w:id="206" w:date="2020-11-10T15:32:31Z">
                      <w:r w:rsidDel="00000000" w:rsidR="00000000" w:rsidRPr="00000000">
                        <w:rPr>
                          <w:rtl w:val="0"/>
                        </w:rPr>
                        <w:delText xml:space="preserve">At best, t</w:delText>
                      </w:r>
                    </w:del>
                  </w:sdtContent>
                </w:sdt>
                <w:r w:rsidDel="00000000" w:rsidR="00000000" w:rsidRPr="00000000">
                  <w:rPr>
                    <w:rtl w:val="0"/>
                  </w:rPr>
                  <w:t xml:space="preserve">he</w:t>
                </w:r>
              </w:ins>
            </w:sdtContent>
          </w:sdt>
          <w:sdt>
            <w:sdtPr>
              <w:tag w:val="goog_rdk_748"/>
            </w:sdtPr>
            <w:sdtContent>
              <w:ins w:author="Jorge da Rocha" w:id="207" w:date="2020-11-10T15:38:37Z">
                <w:r w:rsidDel="00000000" w:rsidR="00000000" w:rsidRPr="00000000">
                  <w:rPr>
                    <w:rtl w:val="0"/>
                  </w:rPr>
                  <w:t xml:space="preserve">se</w:t>
                </w:r>
              </w:ins>
            </w:sdtContent>
          </w:sdt>
          <w:sdt>
            <w:sdtPr>
              <w:tag w:val="goog_rdk_749"/>
            </w:sdtPr>
            <w:sdtContent>
              <w:ins w:author="Houcemeddine Othman" w:id="192" w:date="2020-11-04T07:15:13Z">
                <w:r w:rsidDel="00000000" w:rsidR="00000000" w:rsidRPr="00000000">
                  <w:rPr>
                    <w:rtl w:val="0"/>
                  </w:rPr>
                  <w:t xml:space="preserve"> annotation guidelines are</w:t>
                </w:r>
                <w:sdt>
                  <w:sdtPr>
                    <w:tag w:val="goog_rdk_750"/>
                  </w:sdtPr>
                  <w:sdtContent>
                    <w:del w:author="Jorge da Rocha" w:id="208" w:date="2020-11-10T15:32:51Z">
                      <w:r w:rsidDel="00000000" w:rsidR="00000000" w:rsidRPr="00000000">
                        <w:rPr>
                          <w:rtl w:val="0"/>
                        </w:rPr>
                        <w:delText xml:space="preserve"> inaccurate and</w:delText>
                      </w:r>
                    </w:del>
                  </w:sdtContent>
                </w:sdt>
                <w:r w:rsidDel="00000000" w:rsidR="00000000" w:rsidRPr="00000000">
                  <w:rPr>
                    <w:rtl w:val="0"/>
                  </w:rPr>
                  <w:t xml:space="preserve"> inappropriate </w:t>
                </w:r>
              </w:ins>
            </w:sdtContent>
          </w:sdt>
          <w:sdt>
            <w:sdtPr>
              <w:tag w:val="goog_rdk_751"/>
            </w:sdtPr>
            <w:sdtContent>
              <w:ins w:author="Jorge da Rocha" w:id="209" w:date="2020-11-10T15:33:01Z">
                <w:r w:rsidDel="00000000" w:rsidR="00000000" w:rsidRPr="00000000">
                  <w:rPr>
                    <w:rtl w:val="0"/>
                  </w:rPr>
                  <w:t xml:space="preserve">as</w:t>
                </w:r>
              </w:ins>
            </w:sdtContent>
          </w:sdt>
          <w:sdt>
            <w:sdtPr>
              <w:tag w:val="goog_rdk_752"/>
            </w:sdtPr>
            <w:sdtContent>
              <w:ins w:author="Houcemeddine Othman" w:id="192" w:date="2020-11-04T07:15:13Z">
                <w:sdt>
                  <w:sdtPr>
                    <w:tag w:val="goog_rdk_753"/>
                  </w:sdtPr>
                  <w:sdtContent>
                    <w:del w:author="Jorge da Rocha" w:id="209" w:date="2020-11-10T15:33:01Z">
                      <w:r w:rsidDel="00000000" w:rsidR="00000000" w:rsidRPr="00000000">
                        <w:rPr>
                          <w:rtl w:val="0"/>
                        </w:rPr>
                        <w:delText xml:space="preserve">since</w:delText>
                      </w:r>
                    </w:del>
                  </w:sdtContent>
                </w:sdt>
                <w:r w:rsidDel="00000000" w:rsidR="00000000" w:rsidRPr="00000000">
                  <w:rPr>
                    <w:rtl w:val="0"/>
                  </w:rPr>
                  <w:t xml:space="preserve"> it implies that the </w:t>
                </w:r>
                <w:sdt>
                  <w:sdtPr>
                    <w:tag w:val="goog_rdk_754"/>
                  </w:sdtPr>
                  <w:sdtContent>
                    <w:del w:author="Melek Chaouch" w:id="210" w:date="2020-11-06T11:31:43Z">
                      <w:r w:rsidDel="00000000" w:rsidR="00000000" w:rsidRPr="00000000">
                        <w:rPr>
                          <w:rtl w:val="0"/>
                        </w:rPr>
                        <w:delText xml:space="preserve">s</w:delText>
                      </w:r>
                    </w:del>
                  </w:sdtContent>
                </w:sdt>
              </w:ins>
            </w:sdtContent>
          </w:sdt>
          <w:sdt>
            <w:sdtPr>
              <w:tag w:val="goog_rdk_755"/>
            </w:sdtPr>
            <w:sdtContent>
              <w:ins w:author="Melek Chaouch" w:id="210" w:date="2020-11-06T11:31:43Z">
                <w:r w:rsidDel="00000000" w:rsidR="00000000" w:rsidRPr="00000000">
                  <w:rPr>
                    <w:rtl w:val="0"/>
                  </w:rPr>
                  <w:t xml:space="preserve">S</w:t>
                </w:r>
              </w:ins>
            </w:sdtContent>
          </w:sdt>
          <w:sdt>
            <w:sdtPr>
              <w:tag w:val="goog_rdk_756"/>
            </w:sdtPr>
            <w:sdtContent>
              <w:ins w:author="Houcemeddine Othman" w:id="192" w:date="2020-11-04T07:15:13Z">
                <w:r w:rsidDel="00000000" w:rsidR="00000000" w:rsidRPr="00000000">
                  <w:rPr>
                    <w:rtl w:val="0"/>
                  </w:rPr>
                  <w:t xml:space="preserve">ub-Saharan African region is homogenous by nature (  PMID 33116287) and </w:t>
                </w:r>
              </w:ins>
            </w:sdtContent>
          </w:sdt>
          <w:sdt>
            <w:sdtPr>
              <w:tag w:val="goog_rdk_757"/>
            </w:sdtPr>
            <w:sdtContent>
              <w:ins w:author="Jorge da Rocha" w:id="211" w:date="2020-11-10T15:33:12Z">
                <w:r w:rsidDel="00000000" w:rsidR="00000000" w:rsidRPr="00000000">
                  <w:rPr>
                    <w:rtl w:val="0"/>
                  </w:rPr>
                  <w:t xml:space="preserve">inaccurate </w:t>
                </w:r>
              </w:ins>
            </w:sdtContent>
          </w:sdt>
          <w:sdt>
            <w:sdtPr>
              <w:tag w:val="goog_rdk_758"/>
            </w:sdtPr>
            <w:sdtContent>
              <w:ins w:author="Houcemeddine Othman" w:id="192" w:date="2020-11-04T07:15:13Z">
                <w:r w:rsidDel="00000000" w:rsidR="00000000" w:rsidRPr="00000000">
                  <w:rPr>
                    <w:rtl w:val="0"/>
                  </w:rPr>
                  <w:t xml:space="preserve">because it ignores the admixture landscape of the North African population (PMID 29895688, PMID 23733930, PMID   31039721) that is significantly different from the broad near eastern population. </w:t>
                </w:r>
              </w:ins>
            </w:sdtContent>
          </w:sdt>
          <w:sdt>
            <w:sdtPr>
              <w:tag w:val="goog_rdk_759"/>
            </w:sdtPr>
            <w:sdtContent>
              <w:ins w:author="Jorge da Rocha" w:id="212" w:date="2020-11-10T15:47:47Z">
                <w:r w:rsidDel="00000000" w:rsidR="00000000" w:rsidRPr="00000000">
                  <w:rPr>
                    <w:rtl w:val="0"/>
                  </w:rPr>
                  <w:t xml:space="preserve">In addition to these issues,</w:t>
                </w:r>
              </w:ins>
            </w:sdtContent>
          </w:sdt>
          <w:sdt>
            <w:sdtPr>
              <w:tag w:val="goog_rdk_760"/>
            </w:sdtPr>
            <w:sdtContent>
              <w:ins w:author="Houcemeddine Othman" w:id="192" w:date="2020-11-04T07:15:13Z">
                <w:sdt>
                  <w:sdtPr>
                    <w:tag w:val="goog_rdk_761"/>
                  </w:sdtPr>
                  <w:sdtContent>
                    <w:del w:author="Jorge da Rocha" w:id="212" w:date="2020-11-10T15:47:47Z">
                      <w:r w:rsidDel="00000000" w:rsidR="00000000" w:rsidRPr="00000000">
                        <w:rPr>
                          <w:rtl w:val="0"/>
                        </w:rPr>
                        <w:delText xml:space="preserve">On the other hand, </w:delText>
                      </w:r>
                    </w:del>
                  </w:sdtContent>
                </w:sdt>
                <w:r w:rsidDel="00000000" w:rsidR="00000000" w:rsidRPr="00000000">
                  <w:rPr>
                    <w:rtl w:val="0"/>
                  </w:rPr>
                  <w:t xml:space="preserve">manual curation showed that the description of biogeographical information in scientific literature might not be adequate in some instances. Some of the variants in AGMP were assigned to Sub-Saharan and North African geographical entities because we have not found enough information to annotate based on the country of origin. While it is difficult to use a global annotation scheme for annotating biogeographical data in the genotype-phenotype association, federated activities among African researchers could be valuable to establish clear guidelines aiming to cover the genetic diversity in Africa. </w:t>
                </w:r>
              </w:ins>
            </w:sdtContent>
          </w:sdt>
        </w:p>
      </w:sdtContent>
    </w:sdt>
    <w:sdt>
      <w:sdtPr>
        <w:tag w:val="goog_rdk_774"/>
      </w:sdtPr>
      <w:sdtContent>
        <w:p w:rsidR="00000000" w:rsidDel="00000000" w:rsidP="00000000" w:rsidRDefault="00000000" w:rsidRPr="00000000" w14:paraId="0000010C">
          <w:pPr>
            <w:spacing w:line="360" w:lineRule="auto"/>
            <w:jc w:val="both"/>
            <w:rPr>
              <w:ins w:author="Houcemeddine Othman" w:id="192" w:date="2020-11-04T07:15:13Z"/>
            </w:rPr>
          </w:pPr>
          <w:sdt>
            <w:sdtPr>
              <w:tag w:val="goog_rdk_763"/>
            </w:sdtPr>
            <w:sdtContent>
              <w:ins w:author="Houcemeddine Othman" w:id="192" w:date="2020-11-04T07:15:13Z">
                <w:r w:rsidDel="00000000" w:rsidR="00000000" w:rsidRPr="00000000">
                  <w:rPr>
                    <w:rtl w:val="0"/>
                  </w:rPr>
                  <w:t xml:space="preserve">The under representativity of some African regions in public databases has been extensively expressed on many occasions. It is however more compelling to have very few entries assigned to central Africa being therefore underrepresented compared to the other </w:t>
                </w:r>
              </w:ins>
            </w:sdtContent>
          </w:sdt>
          <w:sdt>
            <w:sdtPr>
              <w:tag w:val="goog_rdk_764"/>
            </w:sdtPr>
            <w:sdtContent>
              <w:ins w:author="Faisal M. Fadlelmola" w:id="213" w:date="2021-06-04T07:34:04Z">
                <w:r w:rsidDel="00000000" w:rsidR="00000000" w:rsidRPr="00000000">
                  <w:rPr>
                    <w:rtl w:val="0"/>
                  </w:rPr>
                  <w:t xml:space="preserve">African </w:t>
                </w:r>
              </w:ins>
            </w:sdtContent>
          </w:sdt>
          <w:sdt>
            <w:sdtPr>
              <w:tag w:val="goog_rdk_765"/>
            </w:sdtPr>
            <w:sdtContent>
              <w:ins w:author="Houcemeddine Othman" w:id="192" w:date="2020-11-04T07:15:13Z">
                <w:r w:rsidDel="00000000" w:rsidR="00000000" w:rsidRPr="00000000">
                  <w:rPr>
                    <w:rtl w:val="0"/>
                  </w:rPr>
                  <w:t xml:space="preserve">regions. It is not clear however if the reason could be the lack of reliable studies </w:t>
                </w:r>
              </w:ins>
            </w:sdtContent>
          </w:sdt>
          <w:sdt>
            <w:sdtPr>
              <w:tag w:val="goog_rdk_766"/>
            </w:sdtPr>
            <w:sdtContent>
              <w:ins w:author="Faisal M. Fadlelmola" w:id="214" w:date="2021-06-04T07:33:23Z">
                <w:r w:rsidDel="00000000" w:rsidR="00000000" w:rsidRPr="00000000">
                  <w:rPr>
                    <w:rtl w:val="0"/>
                  </w:rPr>
                  <w:t xml:space="preserve">originating</w:t>
                </w:r>
              </w:ins>
            </w:sdtContent>
          </w:sdt>
          <w:sdt>
            <w:sdtPr>
              <w:tag w:val="goog_rdk_767"/>
            </w:sdtPr>
            <w:sdtContent>
              <w:ins w:author="Houcemeddine Othman" w:id="192" w:date="2020-11-04T07:15:13Z">
                <w:sdt>
                  <w:sdtPr>
                    <w:tag w:val="goog_rdk_768"/>
                  </w:sdtPr>
                  <w:sdtContent>
                    <w:del w:author="Faisal M. Fadlelmola" w:id="214" w:date="2021-06-04T07:33:23Z">
                      <w:r w:rsidDel="00000000" w:rsidR="00000000" w:rsidRPr="00000000">
                        <w:rPr>
                          <w:rtl w:val="0"/>
                        </w:rPr>
                        <w:delText xml:space="preserve">originated</w:delText>
                      </w:r>
                    </w:del>
                  </w:sdtContent>
                </w:sdt>
                <w:r w:rsidDel="00000000" w:rsidR="00000000" w:rsidRPr="00000000">
                  <w:rPr>
                    <w:rtl w:val="0"/>
                  </w:rPr>
                  <w:t xml:space="preserve"> in central Africa or the lack of data related to the region generated by consortial efforts</w:t>
                </w:r>
              </w:ins>
            </w:sdtContent>
          </w:sdt>
          <w:sdt>
            <w:sdtPr>
              <w:tag w:val="goog_rdk_769"/>
            </w:sdtPr>
            <w:sdtContent>
              <w:ins w:author="Melek Chaouch" w:id="215" w:date="2020-11-06T11:32:49Z"/>
              <w:sdt>
                <w:sdtPr>
                  <w:tag w:val="goog_rdk_770"/>
                </w:sdtPr>
                <w:sdtContent>
                  <w:commentRangeStart w:id="103"/>
                </w:sdtContent>
              </w:sdt>
              <w:ins w:author="Melek Chaouch" w:id="215" w:date="2020-11-06T11:32:49Z">
                <w:sdt>
                  <w:sdtPr>
                    <w:tag w:val="goog_rdk_771"/>
                  </w:sdtPr>
                  <w:sdtContent>
                    <w:commentRangeStart w:id="104"/>
                  </w:sdtContent>
                </w:sdt>
                <w:sdt>
                  <w:sdtPr>
                    <w:tag w:val="goog_rdk_772"/>
                  </w:sdtPr>
                  <w:sdtContent>
                    <w:commentRangeStart w:id="105"/>
                  </w:sdtContent>
                </w:sdt>
                <w:r w:rsidDel="00000000" w:rsidR="00000000" w:rsidRPr="00000000">
                  <w:rPr>
                    <w:rtl w:val="0"/>
                  </w:rPr>
                  <w:t xml:space="preserve"> (Ref white paper)</w:t>
                </w:r>
              </w:ins>
            </w:sdtContent>
          </w:sdt>
          <w:sdt>
            <w:sdtPr>
              <w:tag w:val="goog_rdk_773"/>
            </w:sdtPr>
            <w:sdtContent>
              <w:ins w:author="Houcemeddine Othman" w:id="192" w:date="2020-11-04T07:15:13Z">
                <w:commentRangeEnd w:id="103"/>
                <w:r w:rsidDel="00000000" w:rsidR="00000000" w:rsidRPr="00000000">
                  <w:commentReference w:id="103"/>
                </w:r>
                <w:commentRangeEnd w:id="104"/>
                <w:r w:rsidDel="00000000" w:rsidR="00000000" w:rsidRPr="00000000">
                  <w:commentReference w:id="104"/>
                </w:r>
                <w:commentRangeEnd w:id="105"/>
                <w:r w:rsidDel="00000000" w:rsidR="00000000" w:rsidRPr="00000000">
                  <w:commentReference w:id="105"/>
                </w:r>
                <w:r w:rsidDel="00000000" w:rsidR="00000000" w:rsidRPr="00000000">
                  <w:rPr>
                    <w:rtl w:val="0"/>
                  </w:rPr>
                  <w:t xml:space="preserve">. </w:t>
                </w:r>
              </w:ins>
            </w:sdtContent>
          </w:sdt>
        </w:p>
      </w:sdtContent>
    </w:sdt>
    <w:sdt>
      <w:sdtPr>
        <w:tag w:val="goog_rdk_778"/>
      </w:sdtPr>
      <w:sdtContent>
        <w:p w:rsidR="00000000" w:rsidDel="00000000" w:rsidP="00000000" w:rsidRDefault="00000000" w:rsidRPr="00000000" w14:paraId="0000010D">
          <w:pPr>
            <w:spacing w:line="360" w:lineRule="auto"/>
            <w:jc w:val="both"/>
            <w:rPr>
              <w:ins w:author="Houcemeddine Othman" w:id="192" w:date="2020-11-04T07:15:13Z"/>
            </w:rPr>
          </w:pPr>
          <w:sdt>
            <w:sdtPr>
              <w:tag w:val="goog_rdk_776"/>
            </w:sdtPr>
            <w:sdtContent>
              <w:ins w:author="Houcemeddine Othman" w:id="192" w:date="2020-11-04T07:15:13Z">
                <w:sdt>
                  <w:sdtPr>
                    <w:tag w:val="goog_rdk_777"/>
                  </w:sdtPr>
                  <w:sdtContent>
                    <w:del w:author="Jorge da Rocha" w:id="216" w:date="2020-11-10T15:57:03Z">
                      <w:r w:rsidDel="00000000" w:rsidR="00000000" w:rsidRPr="00000000">
                        <w:rPr>
                          <w:rtl w:val="0"/>
                        </w:rPr>
                        <w:delText xml:space="preserve">The search menus have been set up on the basis that most of the users would need prior information about at least the gene, the variant, the disease, or the drug to easily explore the content of the portal. The portal has been designed in a gene-based centralized style which ensures that all the information relative to a gene and related to genotype-phenotype data as well as the associated metadata are harbored in one accession. With such implementation, querying, navigating, and extracting information from the portal would require only a few prior inputs from the user. </w:delText>
                      </w:r>
                    </w:del>
                  </w:sdtContent>
                </w:sdt>
                <w:r w:rsidDel="00000000" w:rsidR="00000000" w:rsidRPr="00000000">
                  <w:rPr>
                    <w:rtl w:val="0"/>
                  </w:rPr>
                </w:r>
              </w:ins>
            </w:sdtContent>
          </w:sdt>
        </w:p>
      </w:sdtContent>
    </w:sdt>
    <w:sdt>
      <w:sdtPr>
        <w:tag w:val="goog_rdk_781"/>
      </w:sdtPr>
      <w:sdtContent>
        <w:p w:rsidR="00000000" w:rsidDel="00000000" w:rsidP="00000000" w:rsidRDefault="00000000" w:rsidRPr="00000000" w14:paraId="0000010E">
          <w:pPr>
            <w:spacing w:line="360" w:lineRule="auto"/>
            <w:jc w:val="both"/>
            <w:rPr>
              <w:del w:author="Houcemeddine Othman" w:id="192" w:date="2020-11-04T07:15:13Z"/>
            </w:rPr>
            <w:pPrChange w:author="Houcemeddine Othman" w:id="0" w:date="2020-11-04T07:15:13Z">
              <w:pPr>
                <w:spacing w:line="276" w:lineRule="auto"/>
                <w:jc w:val="both"/>
              </w:pPr>
            </w:pPrChange>
          </w:pPr>
          <w:sdt>
            <w:sdtPr>
              <w:tag w:val="goog_rdk_779"/>
            </w:sdtPr>
            <w:sdtContent>
              <w:ins w:author="Houcemeddine Othman" w:id="192" w:date="2020-11-04T07:15:13Z">
                <w:r w:rsidDel="00000000" w:rsidR="00000000" w:rsidRPr="00000000">
                  <w:rPr>
                    <w:rtl w:val="0"/>
                  </w:rPr>
                  <w:t xml:space="preserve">We expect the AGMP to be a crucial source of information for the ongoing African research activities in pharmacogenetics and precision medicine. As a sub-project of H3Africa consortium, we have the opportunity to advertise the AGMP role among a large community of researchers which will allow us to update, improve, and diffuse its content. Besides its informative added value, throughout the processes of data profiling, mapping curating and web application building, the precision medicine group of H3ABioNet was able to assemble a solid core of experts around the AGMP including, bioinformaticians, curators, computer scientists, clinical biologists, and data scientists. The core group would have a critical role in ensuring the sustainability and update of the portal and the precision medicine-related activities in Africa. </w:t>
                </w:r>
              </w:ins>
            </w:sdtContent>
          </w:sdt>
          <w:sdt>
            <w:sdtPr>
              <w:tag w:val="goog_rdk_780"/>
            </w:sdtPr>
            <w:sdtContent>
              <w:del w:author="Houcemeddine Othman" w:id="192" w:date="2020-11-04T07:15:13Z">
                <w:r w:rsidDel="00000000" w:rsidR="00000000" w:rsidRPr="00000000">
                  <w:rPr>
                    <w:rtl w:val="0"/>
                  </w:rPr>
                </w:r>
              </w:del>
            </w:sdtContent>
          </w:sdt>
        </w:p>
      </w:sdtContent>
    </w:sdt>
    <w:sdt>
      <w:sdtPr>
        <w:tag w:val="goog_rdk_782"/>
      </w:sdtPr>
      <w:sdtContent>
        <w:p w:rsidR="00000000" w:rsidDel="00000000" w:rsidP="00000000" w:rsidRDefault="00000000" w:rsidRPr="00000000" w14:paraId="0000010F">
          <w:pPr>
            <w:spacing w:line="360" w:lineRule="auto"/>
            <w:jc w:val="both"/>
            <w:rPr/>
            <w:pPrChange w:author="Houcemeddine Othman" w:id="0" w:date="2020-11-04T07:15:13Z">
              <w:pPr/>
            </w:pPrChange>
          </w:pPr>
          <w:r w:rsidDel="00000000" w:rsidR="00000000" w:rsidRPr="00000000">
            <w:rPr>
              <w:rtl w:val="0"/>
            </w:rPr>
          </w:r>
        </w:p>
      </w:sdtContent>
    </w:sdt>
    <w:sdt>
      <w:sdtPr>
        <w:tag w:val="goog_rdk_784"/>
      </w:sdtPr>
      <w:sdtContent>
        <w:p w:rsidR="00000000" w:rsidDel="00000000" w:rsidP="00000000" w:rsidRDefault="00000000" w:rsidRPr="00000000" w14:paraId="00000110">
          <w:pPr>
            <w:pStyle w:val="Heading1"/>
            <w:spacing w:line="360" w:lineRule="auto"/>
            <w:rPr>
              <w:ins w:author="yosr hamdi" w:id="218" w:date="2020-11-05T17:19:56Z"/>
            </w:rPr>
          </w:pPr>
          <w:r w:rsidDel="00000000" w:rsidR="00000000" w:rsidRPr="00000000">
            <w:rPr>
              <w:rtl w:val="0"/>
            </w:rPr>
            <w:t xml:space="preserve">Conclusions and Perspectives</w:t>
          </w:r>
          <w:sdt>
            <w:sdtPr>
              <w:tag w:val="goog_rdk_783"/>
            </w:sdtPr>
            <w:sdtContent>
              <w:ins w:author="yosr hamdi" w:id="218" w:date="2020-11-05T17:19:56Z">
                <w:bookmarkStart w:colFirst="0" w:colLast="0" w:name="_heading=h.jla86t3nsmsm" w:id="21"/>
                <w:bookmarkEnd w:id="21"/>
                <w:r w:rsidDel="00000000" w:rsidR="00000000" w:rsidRPr="00000000">
                  <w:rPr>
                    <w:rtl w:val="0"/>
                  </w:rPr>
                </w:r>
              </w:ins>
            </w:sdtContent>
          </w:sdt>
        </w:p>
      </w:sdtContent>
    </w:sdt>
    <w:sdt>
      <w:sdtPr>
        <w:tag w:val="goog_rdk_790"/>
      </w:sdtPr>
      <w:sdtContent>
        <w:p w:rsidR="00000000" w:rsidDel="00000000" w:rsidP="00000000" w:rsidRDefault="00000000" w:rsidRPr="00000000" w14:paraId="00000111">
          <w:pPr>
            <w:pStyle w:val="Heading1"/>
            <w:spacing w:line="360" w:lineRule="auto"/>
            <w:jc w:val="both"/>
            <w:rPr/>
            <w:pPrChange w:author="yosr hamdi" w:id="0" w:date="2020-11-05T17:19:56Z">
              <w:pPr>
                <w:pStyle w:val="Heading1"/>
              </w:pPr>
            </w:pPrChange>
          </w:pPr>
          <w:sdt>
            <w:sdtPr>
              <w:tag w:val="goog_rdk_786"/>
            </w:sdtPr>
            <w:sdtContent>
              <w:ins w:author="yosr hamdi" w:id="219" w:date="2020-11-05T17:20:12Z"/>
              <w:sdt>
                <w:sdtPr>
                  <w:tag w:val="goog_rdk_787"/>
                </w:sdtPr>
                <w:sdtContent>
                  <w:ins w:author="yosr hamdi" w:id="219" w:date="2020-11-05T17:20:12Z">
                    <w:r w:rsidDel="00000000" w:rsidR="00000000" w:rsidRPr="00000000">
                      <w:rPr>
                        <w:sz w:val="22"/>
                        <w:szCs w:val="22"/>
                        <w:rtl w:val="0"/>
                        <w:rPrChange w:author="yosr hamdi" w:id="220" w:date="2020-11-05T17:26:45Z">
                          <w:rPr/>
                        </w:rPrChange>
                      </w:rPr>
                      <w:t xml:space="preserve">Extensive efforts have been dedicated during the last two years by the H3ABioNet precision medicine gr</w:t>
                    </w:r>
                  </w:ins>
                </w:sdtContent>
              </w:sdt>
              <w:ins w:author="yosr hamdi" w:id="219" w:date="2020-11-05T17:20:12Z">
                <w:r w:rsidDel="00000000" w:rsidR="00000000" w:rsidRPr="00000000">
                  <w:rPr>
                    <w:rtl w:val="0"/>
                  </w:rPr>
                  <w:t xml:space="preserve">oup to develop the AGMP. The development of this user-friendly tool will help the scientific community to access relevant data related to genomics medicine and would </w:t>
                </w:r>
              </w:ins>
            </w:sdtContent>
          </w:sdt>
          <w:sdt>
            <w:sdtPr>
              <w:tag w:val="goog_rdk_788"/>
            </w:sdtPr>
            <w:sdtContent>
              <w:ins w:author="Melek Chaouch" w:id="221" w:date="2020-11-06T11:35:56Z">
                <w:r w:rsidDel="00000000" w:rsidR="00000000" w:rsidRPr="00000000">
                  <w:rPr>
                    <w:rtl w:val="0"/>
                  </w:rPr>
                  <w:t xml:space="preserve">promote and </w:t>
                </w:r>
              </w:ins>
            </w:sdtContent>
          </w:sdt>
          <w:sdt>
            <w:sdtPr>
              <w:tag w:val="goog_rdk_789"/>
            </w:sdtPr>
            <w:sdtContent>
              <w:ins w:author="yosr hamdi" w:id="219" w:date="2020-11-05T17:20:12Z">
                <w:r w:rsidDel="00000000" w:rsidR="00000000" w:rsidRPr="00000000">
                  <w:rPr>
                    <w:rtl w:val="0"/>
                  </w:rPr>
                  <w:t xml:space="preserve">facilitate implementing genetic testing and other genomic medicine applications in different African healthcare institutions. </w:t>
                </w:r>
              </w:ins>
            </w:sdtContent>
          </w:sdt>
          <w:r w:rsidDel="00000000" w:rsidR="00000000" w:rsidRPr="00000000">
            <w:rPr>
              <w:rtl w:val="0"/>
            </w:rPr>
          </w:r>
        </w:p>
      </w:sdtContent>
    </w:sdt>
    <w:sdt>
      <w:sdtPr>
        <w:tag w:val="goog_rdk_808"/>
      </w:sdtPr>
      <w:sdtContent>
        <w:p w:rsidR="00000000" w:rsidDel="00000000" w:rsidP="00000000" w:rsidRDefault="00000000" w:rsidRPr="00000000" w14:paraId="00000112">
          <w:pPr>
            <w:spacing w:line="360" w:lineRule="auto"/>
            <w:jc w:val="both"/>
            <w:rPr>
              <w:ins w:author="Houcemeddine Othman" w:id="223" w:date="2020-11-04T07:19:13Z"/>
            </w:rPr>
          </w:pPr>
          <w:sdt>
            <w:sdtPr>
              <w:tag w:val="goog_rdk_792"/>
            </w:sdtPr>
            <w:sdtContent>
              <w:ins w:author="Houcemeddine Othman" w:id="223" w:date="2020-11-04T07:19:13Z"/>
              <w:sdt>
                <w:sdtPr>
                  <w:tag w:val="goog_rdk_793"/>
                </w:sdtPr>
                <w:sdtContent>
                  <w:commentRangeStart w:id="106"/>
                </w:sdtContent>
              </w:sdt>
              <w:ins w:author="Houcemeddine Othman" w:id="223" w:date="2020-11-04T07:19:13Z">
                <w:r w:rsidDel="00000000" w:rsidR="00000000" w:rsidRPr="00000000">
                  <w:rPr>
                    <w:rtl w:val="0"/>
                  </w:rPr>
                  <w:t xml:space="preserve">Extending the capacity of AGMP has been discussed</w:t>
                </w:r>
              </w:ins>
            </w:sdtContent>
          </w:sdt>
          <w:sdt>
            <w:sdtPr>
              <w:tag w:val="goog_rdk_794"/>
            </w:sdtPr>
            <w:sdtContent>
              <w:ins w:author="yosr hamdi" w:id="224" w:date="2020-11-05T17:26:23Z">
                <w:commentRangeEnd w:id="106"/>
                <w:r w:rsidDel="00000000" w:rsidR="00000000" w:rsidRPr="00000000">
                  <w:commentReference w:id="106"/>
                </w:r>
                <w:r w:rsidDel="00000000" w:rsidR="00000000" w:rsidRPr="00000000">
                  <w:rPr>
                    <w:rtl w:val="0"/>
                  </w:rPr>
                  <w:t xml:space="preserve"> within the group </w:t>
                </w:r>
              </w:ins>
            </w:sdtContent>
          </w:sdt>
          <w:sdt>
            <w:sdtPr>
              <w:tag w:val="goog_rdk_795"/>
            </w:sdtPr>
            <w:sdtContent>
              <w:ins w:author="Houcemeddine Othman" w:id="223" w:date="2020-11-04T07:19:13Z">
                <w:r w:rsidDel="00000000" w:rsidR="00000000" w:rsidRPr="00000000">
                  <w:rPr>
                    <w:rtl w:val="0"/>
                  </w:rPr>
                  <w:t xml:space="preserve"> </w:t>
                </w:r>
                <w:sdt>
                  <w:sdtPr>
                    <w:tag w:val="goog_rdk_796"/>
                  </w:sdtPr>
                  <w:sdtContent>
                    <w:del w:author="yosr hamdi" w:id="225" w:date="2020-11-05T17:26:01Z">
                      <w:r w:rsidDel="00000000" w:rsidR="00000000" w:rsidRPr="00000000">
                        <w:rPr>
                          <w:rtl w:val="0"/>
                        </w:rPr>
                        <w:delText xml:space="preserve">within</w:delText>
                      </w:r>
                    </w:del>
                  </w:sdtContent>
                </w:sdt>
              </w:ins>
            </w:sdtContent>
          </w:sdt>
          <w:sdt>
            <w:sdtPr>
              <w:tag w:val="goog_rdk_797"/>
            </w:sdtPr>
            <w:sdtContent>
              <w:del w:author="yosr hamdi" w:id="225" w:date="2020-11-05T17:26:01Z"/>
            </w:sdtContent>
          </w:sdt>
          <w:sdt>
            <w:sdtPr>
              <w:tag w:val="goog_rdk_798"/>
            </w:sdtPr>
            <w:sdtContent>
              <w:ins w:author="yosr hamdi" w:id="225" w:date="2020-11-05T17:26:01Z">
                <w:sdt>
                  <w:sdtPr>
                    <w:tag w:val="goog_rdk_799"/>
                  </w:sdtPr>
                  <w:sdtContent>
                    <w:del w:author="yosr hamdi" w:id="225" w:date="2020-11-05T17:26:01Z">
                      <w:r w:rsidDel="00000000" w:rsidR="00000000" w:rsidRPr="00000000">
                        <w:rPr>
                          <w:rtl w:val="0"/>
                        </w:rPr>
                        <w:delText xml:space="preserve"> the</w:delText>
                      </w:r>
                    </w:del>
                  </w:sdtContent>
                </w:sdt>
              </w:ins>
            </w:sdtContent>
          </w:sdt>
          <w:sdt>
            <w:sdtPr>
              <w:tag w:val="goog_rdk_800"/>
            </w:sdtPr>
            <w:sdtContent>
              <w:del w:author="yosr hamdi" w:id="225" w:date="2020-11-05T17:26:01Z"/>
            </w:sdtContent>
          </w:sdt>
          <w:sdt>
            <w:sdtPr>
              <w:tag w:val="goog_rdk_801"/>
            </w:sdtPr>
            <w:sdtContent>
              <w:ins w:author="Houcemeddine Othman" w:id="223" w:date="2020-11-04T07:19:13Z">
                <w:sdt>
                  <w:sdtPr>
                    <w:tag w:val="goog_rdk_802"/>
                  </w:sdtPr>
                  <w:sdtContent>
                    <w:del w:author="yosr hamdi" w:id="225" w:date="2020-11-05T17:26:01Z">
                      <w:r w:rsidDel="00000000" w:rsidR="00000000" w:rsidRPr="00000000">
                        <w:rPr>
                          <w:rtl w:val="0"/>
                        </w:rPr>
                        <w:delText xml:space="preserve"> </w:delText>
                      </w:r>
                    </w:del>
                  </w:sdtContent>
                </w:sdt>
                <w:sdt>
                  <w:sdtPr>
                    <w:tag w:val="goog_rdk_803"/>
                  </w:sdtPr>
                  <w:sdtContent>
                    <w:del w:author="yosr hamdi" w:id="226" w:date="2020-11-05T17:20:56Z">
                      <w:r w:rsidDel="00000000" w:rsidR="00000000" w:rsidRPr="00000000">
                        <w:rPr>
                          <w:rtl w:val="0"/>
                        </w:rPr>
                        <w:delText xml:space="preserve">the H3ABioNet precision medicine group </w:delText>
                      </w:r>
                    </w:del>
                  </w:sdtContent>
                </w:sdt>
                <w:r w:rsidDel="00000000" w:rsidR="00000000" w:rsidRPr="00000000">
                  <w:rPr>
                    <w:rtl w:val="0"/>
                  </w:rPr>
                  <w:t xml:space="preserve">and two strategies have been</w:t>
                </w:r>
              </w:ins>
              <w:sdt>
                <w:sdtPr>
                  <w:tag w:val="goog_rdk_804"/>
                </w:sdtPr>
                <w:sdtContent>
                  <w:ins w:author="Houcemeddine Othman" w:id="223" w:date="2020-11-04T07:19:13Z">
                    <w:r w:rsidDel="00000000" w:rsidR="00000000" w:rsidRPr="00000000">
                      <w:rPr>
                        <w:sz w:val="20"/>
                        <w:szCs w:val="20"/>
                        <w:rtl w:val="0"/>
                        <w:rPrChange w:author="yosr hamdi" w:id="227" w:date="2020-11-05T17:20:06Z">
                          <w:rPr/>
                        </w:rPrChange>
                      </w:rPr>
                      <w:t xml:space="preserve"> proposed to improve the content and features of the resource. In the first plan, a curation group is establ</w:t>
                    </w:r>
                  </w:ins>
                </w:sdtContent>
              </w:sdt>
              <w:ins w:author="Houcemeddine Othman" w:id="223" w:date="2020-11-04T07:19:13Z">
                <w:r w:rsidDel="00000000" w:rsidR="00000000" w:rsidRPr="00000000">
                  <w:rPr>
                    <w:rtl w:val="0"/>
                  </w:rPr>
                  <w:t xml:space="preserve">ished to run the data mining, cleaning, and integration processes in a similar way to what has been aforementioned. The data curation team would also determine the feasibility and strategies to adopt in integrating new data sources. The second plan vision consists of increasing the engagement of the scientific community involved in precision medicine research in Africa. The plan would proceed by advertising </w:t>
                </w:r>
              </w:ins>
            </w:sdtContent>
          </w:sdt>
          <w:sdt>
            <w:sdtPr>
              <w:tag w:val="goog_rdk_805"/>
            </w:sdtPr>
            <w:sdtContent>
              <w:ins w:author="Melek Chaouch" w:id="228" w:date="2020-11-06T11:38:52Z">
                <w:r w:rsidDel="00000000" w:rsidR="00000000" w:rsidRPr="00000000">
                  <w:rPr>
                    <w:rtl w:val="0"/>
                  </w:rPr>
                  <w:t xml:space="preserve">and outreaching </w:t>
                </w:r>
              </w:ins>
            </w:sdtContent>
          </w:sdt>
          <w:sdt>
            <w:sdtPr>
              <w:tag w:val="goog_rdk_806"/>
            </w:sdtPr>
            <w:sdtContent>
              <w:ins w:author="Houcemeddine Othman" w:id="223" w:date="2020-11-04T07:19:13Z">
                <w:r w:rsidDel="00000000" w:rsidR="00000000" w:rsidRPr="00000000">
                  <w:rPr>
                    <w:rtl w:val="0"/>
                  </w:rPr>
                  <w:t xml:space="preserve">the portal to the wider community, establishing an extended network of experts and curators, and changing the portal user interface to allow researchers to submit their data. The employed network of experts would also determine the guidelines for annotating </w:t>
                </w:r>
                <w:sdt>
                  <w:sdtPr>
                    <w:tag w:val="goog_rdk_807"/>
                  </w:sdtPr>
                  <w:sdtContent>
                    <w:del w:author="yosr hamdi" w:id="229" w:date="2020-11-05T17:19:15Z">
                      <w:r w:rsidDel="00000000" w:rsidR="00000000" w:rsidRPr="00000000">
                        <w:rPr>
                          <w:rtl w:val="0"/>
                        </w:rPr>
                        <w:delText xml:space="preserve">the </w:delText>
                      </w:r>
                    </w:del>
                  </w:sdtContent>
                </w:sdt>
                <w:r w:rsidDel="00000000" w:rsidR="00000000" w:rsidRPr="00000000">
                  <w:rPr>
                    <w:rtl w:val="0"/>
                  </w:rPr>
                  <w:t xml:space="preserve">genetic variants related to precision medicine and establish a comprehensible classification for the levels of curation presented by the portal.</w:t>
                </w:r>
              </w:ins>
            </w:sdtContent>
          </w:sdt>
        </w:p>
      </w:sdtContent>
    </w:sdt>
    <w:p w:rsidR="00000000" w:rsidDel="00000000" w:rsidP="00000000" w:rsidRDefault="00000000" w:rsidRPr="00000000" w14:paraId="00000113">
      <w:pPr>
        <w:pStyle w:val="Heading1"/>
        <w:rPr/>
      </w:pPr>
      <w:bookmarkStart w:colFirst="0" w:colLast="0" w:name="_heading=h.av4pu47c2ukc" w:id="22"/>
      <w:bookmarkEnd w:id="22"/>
      <w:r w:rsidDel="00000000" w:rsidR="00000000" w:rsidRPr="00000000">
        <w:rPr>
          <w:rtl w:val="0"/>
        </w:rPr>
      </w:r>
    </w:p>
    <w:sdt>
      <w:sdtPr>
        <w:tag w:val="goog_rdk_809"/>
      </w:sdtPr>
      <w:sdtContent>
        <w:p w:rsidR="00000000" w:rsidDel="00000000" w:rsidP="00000000" w:rsidRDefault="00000000" w:rsidRPr="00000000" w14:paraId="00000114">
          <w:pPr>
            <w:pStyle w:val="Heading1"/>
            <w:rPr/>
          </w:pPr>
          <w:bookmarkStart w:colFirst="0" w:colLast="0" w:name="_heading=h.qqa6q6hmp24g" w:id="23"/>
          <w:bookmarkEnd w:id="23"/>
          <w:r w:rsidDel="00000000" w:rsidR="00000000" w:rsidRPr="00000000">
            <w:rPr>
              <w:rtl w:val="0"/>
            </w:rPr>
            <w:t xml:space="preserve">References </w:t>
          </w:r>
        </w:p>
      </w:sdtContent>
    </w:sdt>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numPr>
          <w:ilvl w:val="0"/>
          <w:numId w:val="5"/>
        </w:numPr>
        <w:ind w:left="720" w:hanging="360"/>
        <w:jc w:val="both"/>
        <w:rPr>
          <w:color w:val="6aa84f"/>
        </w:rPr>
      </w:pPr>
      <w:r w:rsidDel="00000000" w:rsidR="00000000" w:rsidRPr="00000000">
        <w:rPr>
          <w:color w:val="6aa84f"/>
          <w:rtl w:val="0"/>
        </w:rPr>
        <w:t xml:space="preserve">Bresnick, Jennifer. 2018. “What Are Precision Medicine and Personalized Medicine?” HealthITAnalytics. HealthITAnalytics. January 11, 2018. </w:t>
      </w:r>
      <w:hyperlink r:id="rId18">
        <w:r w:rsidDel="00000000" w:rsidR="00000000" w:rsidRPr="00000000">
          <w:rPr>
            <w:color w:val="6aa84f"/>
            <w:u w:val="single"/>
            <w:rtl w:val="0"/>
          </w:rPr>
          <w:t xml:space="preserve">https://healthitanalytics.com/features/what-are-precision-medicine-and-personalized-medicine</w:t>
        </w:r>
      </w:hyperlink>
      <w:r w:rsidDel="00000000" w:rsidR="00000000" w:rsidRPr="00000000">
        <w:rPr>
          <w:rtl w:val="0"/>
        </w:rPr>
      </w:r>
    </w:p>
    <w:p w:rsidR="00000000" w:rsidDel="00000000" w:rsidP="00000000" w:rsidRDefault="00000000" w:rsidRPr="00000000" w14:paraId="00000117">
      <w:pPr>
        <w:ind w:left="720" w:firstLine="0"/>
        <w:jc w:val="both"/>
        <w:rPr>
          <w:color w:val="6aa84f"/>
        </w:rPr>
      </w:pPr>
      <w:r w:rsidDel="00000000" w:rsidR="00000000" w:rsidRPr="00000000">
        <w:rPr>
          <w:rtl w:val="0"/>
        </w:rPr>
      </w:r>
    </w:p>
    <w:p w:rsidR="00000000" w:rsidDel="00000000" w:rsidP="00000000" w:rsidRDefault="00000000" w:rsidRPr="00000000" w14:paraId="00000118">
      <w:pPr>
        <w:numPr>
          <w:ilvl w:val="0"/>
          <w:numId w:val="5"/>
        </w:numPr>
        <w:ind w:left="720" w:hanging="360"/>
        <w:jc w:val="both"/>
        <w:rPr>
          <w:color w:val="6aa84f"/>
        </w:rPr>
      </w:pPr>
      <w:r w:rsidDel="00000000" w:rsidR="00000000" w:rsidRPr="00000000">
        <w:rPr>
          <w:color w:val="6aa84f"/>
          <w:rtl w:val="0"/>
        </w:rPr>
        <w:t xml:space="preserve">Alexander A. Morgan. PRECISION MEDICINE: DATA AND DISCOVERY FOR IMPROVED HEALTH AND THERAPY. Pac Symp Biocomput. 2016 ; 21: 243–248. </w:t>
      </w:r>
    </w:p>
    <w:p w:rsidR="00000000" w:rsidDel="00000000" w:rsidP="00000000" w:rsidRDefault="00000000" w:rsidRPr="00000000" w14:paraId="00000119">
      <w:pPr>
        <w:ind w:left="720" w:firstLine="0"/>
        <w:jc w:val="both"/>
        <w:rPr>
          <w:color w:val="6aa84f"/>
        </w:rPr>
      </w:pPr>
      <w:r w:rsidDel="00000000" w:rsidR="00000000" w:rsidRPr="00000000">
        <w:rPr>
          <w:rtl w:val="0"/>
        </w:rPr>
      </w:r>
    </w:p>
    <w:p w:rsidR="00000000" w:rsidDel="00000000" w:rsidP="00000000" w:rsidRDefault="00000000" w:rsidRPr="00000000" w14:paraId="0000011A">
      <w:pPr>
        <w:numPr>
          <w:ilvl w:val="0"/>
          <w:numId w:val="5"/>
        </w:numPr>
        <w:ind w:left="720" w:hanging="360"/>
        <w:jc w:val="both"/>
        <w:rPr>
          <w:color w:val="6aa84f"/>
        </w:rPr>
      </w:pPr>
      <w:sdt>
        <w:sdtPr>
          <w:tag w:val="goog_rdk_810"/>
        </w:sdtPr>
        <w:sdtContent>
          <w:commentRangeStart w:id="107"/>
        </w:sdtContent>
      </w:sdt>
      <w:r w:rsidDel="00000000" w:rsidR="00000000" w:rsidRPr="00000000">
        <w:rPr>
          <w:color w:val="6aa84f"/>
          <w:rtl w:val="0"/>
        </w:rPr>
        <w:t xml:space="preserve">Ref1</w:t>
      </w:r>
    </w:p>
    <w:p w:rsidR="00000000" w:rsidDel="00000000" w:rsidP="00000000" w:rsidRDefault="00000000" w:rsidRPr="00000000" w14:paraId="0000011B">
      <w:pPr>
        <w:numPr>
          <w:ilvl w:val="0"/>
          <w:numId w:val="5"/>
        </w:numPr>
        <w:ind w:left="720" w:hanging="360"/>
        <w:jc w:val="both"/>
        <w:rPr>
          <w:color w:val="6aa84f"/>
        </w:rPr>
      </w:pPr>
      <w:r w:rsidDel="00000000" w:rsidR="00000000" w:rsidRPr="00000000">
        <w:rPr>
          <w:color w:val="6aa84f"/>
          <w:rtl w:val="0"/>
        </w:rPr>
        <w:t xml:space="preserve">Ref2</w:t>
      </w:r>
    </w:p>
    <w:p w:rsidR="00000000" w:rsidDel="00000000" w:rsidP="00000000" w:rsidRDefault="00000000" w:rsidRPr="00000000" w14:paraId="0000011C">
      <w:pPr>
        <w:numPr>
          <w:ilvl w:val="0"/>
          <w:numId w:val="5"/>
        </w:numPr>
        <w:ind w:left="720" w:hanging="360"/>
        <w:jc w:val="both"/>
        <w:rPr>
          <w:color w:val="6aa84f"/>
        </w:rPr>
      </w:pPr>
      <w:r w:rsidDel="00000000" w:rsidR="00000000" w:rsidRPr="00000000">
        <w:rPr>
          <w:color w:val="6aa84f"/>
          <w:rtl w:val="0"/>
        </w:rPr>
        <w:t xml:space="preserve">Ref3</w:t>
      </w:r>
    </w:p>
    <w:p w:rsidR="00000000" w:rsidDel="00000000" w:rsidP="00000000" w:rsidRDefault="00000000" w:rsidRPr="00000000" w14:paraId="0000011D">
      <w:pPr>
        <w:numPr>
          <w:ilvl w:val="0"/>
          <w:numId w:val="5"/>
        </w:numPr>
        <w:ind w:left="720" w:hanging="360"/>
        <w:jc w:val="both"/>
        <w:rPr>
          <w:color w:val="6aa84f"/>
        </w:rPr>
      </w:pPr>
      <w:r w:rsidDel="00000000" w:rsidR="00000000" w:rsidRPr="00000000">
        <w:rPr>
          <w:color w:val="6aa84f"/>
          <w:rtl w:val="0"/>
        </w:rPr>
        <w:t xml:space="preserve">Ref</w:t>
      </w:r>
      <w:commentRangeEnd w:id="107"/>
      <w:r w:rsidDel="00000000" w:rsidR="00000000" w:rsidRPr="00000000">
        <w:commentReference w:id="107"/>
      </w:r>
      <w:r w:rsidDel="00000000" w:rsidR="00000000" w:rsidRPr="00000000">
        <w:rPr>
          <w:color w:val="6aa84f"/>
          <w:rtl w:val="0"/>
        </w:rPr>
        <w:t xml:space="preserve">4</w:t>
      </w:r>
    </w:p>
    <w:p w:rsidR="00000000" w:rsidDel="00000000" w:rsidP="00000000" w:rsidRDefault="00000000" w:rsidRPr="00000000" w14:paraId="0000011E">
      <w:pPr>
        <w:ind w:left="720" w:firstLine="0"/>
        <w:jc w:val="both"/>
        <w:rPr>
          <w:color w:val="6aa84f"/>
        </w:rPr>
      </w:pPr>
      <w:r w:rsidDel="00000000" w:rsidR="00000000" w:rsidRPr="00000000">
        <w:rPr>
          <w:rtl w:val="0"/>
        </w:rPr>
      </w:r>
    </w:p>
    <w:sdt>
      <w:sdtPr>
        <w:tag w:val="goog_rdk_812"/>
      </w:sdtPr>
      <w:sdtContent>
        <w:p w:rsidR="00000000" w:rsidDel="00000000" w:rsidP="00000000" w:rsidRDefault="00000000" w:rsidRPr="00000000" w14:paraId="0000011F">
          <w:pPr>
            <w:numPr>
              <w:ilvl w:val="0"/>
              <w:numId w:val="5"/>
            </w:numPr>
            <w:ind w:left="720" w:hanging="360"/>
            <w:jc w:val="both"/>
            <w:rPr>
              <w:ins w:author="Judit Kumuthini" w:id="230" w:date="2021-06-11T05:23:14Z"/>
              <w:color w:val="6aa84f"/>
            </w:rPr>
          </w:pPr>
          <w:r w:rsidDel="00000000" w:rsidR="00000000" w:rsidRPr="00000000">
            <w:rPr>
              <w:color w:val="6aa84f"/>
              <w:highlight w:val="white"/>
              <w:rtl w:val="0"/>
            </w:rPr>
            <w:t xml:space="preserve">Radouani F, Zass L, Hamdi Y, Rocha JD, Sallam R, Abdelhak S, Ahmed S, Azzouzi M, Benamri I, Benkahla A, Bouhaouala-Zahar B, Chaouch M, Jmel H, Kefi R, Ksouri A, Kumuthini J, Masilela P, Masimirembwa C, Othman H, Panji S, Romdhane L, Samtal C, Sibira R, Ghedira K, Fadlelmola F, Kassim SK, Mulder N. </w:t>
          </w:r>
          <w:hyperlink r:id="rId19">
            <w:r w:rsidDel="00000000" w:rsidR="00000000" w:rsidRPr="00000000">
              <w:rPr>
                <w:color w:val="6aa84f"/>
                <w:highlight w:val="white"/>
                <w:rtl w:val="0"/>
              </w:rPr>
              <w:t xml:space="preserve">A review of clinical pharmacogenetics Studies in African populations.</w:t>
            </w:r>
          </w:hyperlink>
          <w:r w:rsidDel="00000000" w:rsidR="00000000" w:rsidRPr="00000000">
            <w:rPr>
              <w:color w:val="6aa84f"/>
              <w:highlight w:val="white"/>
              <w:rtl w:val="0"/>
            </w:rPr>
            <w:t xml:space="preserve"> Per Med. 2020 Mar;17(2):155-170. doi: 10.2217/pme-2019-0110. Epub 2020 Mar 3</w:t>
          </w:r>
          <w:sdt>
            <w:sdtPr>
              <w:tag w:val="goog_rdk_811"/>
            </w:sdtPr>
            <w:sdtContent>
              <w:ins w:author="Judit Kumuthini" w:id="230" w:date="2021-06-11T05:23:14Z">
                <w:r w:rsidDel="00000000" w:rsidR="00000000" w:rsidRPr="00000000">
                  <w:rPr>
                    <w:rtl w:val="0"/>
                  </w:rPr>
                </w:r>
              </w:ins>
            </w:sdtContent>
          </w:sdt>
        </w:p>
      </w:sdtContent>
    </w:sdt>
    <w:sdt>
      <w:sdtPr>
        <w:tag w:val="goog_rdk_814"/>
      </w:sdtPr>
      <w:sdtContent>
        <w:p w:rsidR="00000000" w:rsidDel="00000000" w:rsidP="00000000" w:rsidRDefault="00000000" w:rsidRPr="00000000" w14:paraId="00000120">
          <w:pPr>
            <w:jc w:val="both"/>
            <w:rPr>
              <w:ins w:author="Judit Kumuthini" w:id="230" w:date="2021-06-11T05:23:14Z"/>
              <w:color w:val="6aa84f"/>
              <w:highlight w:val="white"/>
            </w:rPr>
          </w:pPr>
          <w:sdt>
            <w:sdtPr>
              <w:tag w:val="goog_rdk_813"/>
            </w:sdtPr>
            <w:sdtContent>
              <w:ins w:author="Judit Kumuthini" w:id="230" w:date="2021-06-11T05:23:14Z">
                <w:r w:rsidDel="00000000" w:rsidR="00000000" w:rsidRPr="00000000">
                  <w:rPr>
                    <w:rtl w:val="0"/>
                  </w:rPr>
                </w:r>
              </w:ins>
            </w:sdtContent>
          </w:sdt>
        </w:p>
      </w:sdtContent>
    </w:sdt>
    <w:sdt>
      <w:sdtPr>
        <w:tag w:val="goog_rdk_816"/>
      </w:sdtPr>
      <w:sdtContent>
        <w:p w:rsidR="00000000" w:rsidDel="00000000" w:rsidP="00000000" w:rsidRDefault="00000000" w:rsidRPr="00000000" w14:paraId="00000121">
          <w:pPr>
            <w:jc w:val="both"/>
            <w:rPr>
              <w:ins w:author="Judit Kumuthini" w:id="230" w:date="2021-06-11T05:23:14Z"/>
              <w:color w:val="6aa84f"/>
              <w:highlight w:val="white"/>
            </w:rPr>
          </w:pPr>
          <w:sdt>
            <w:sdtPr>
              <w:tag w:val="goog_rdk_815"/>
            </w:sdtPr>
            <w:sdtContent>
              <w:ins w:author="Judit Kumuthini" w:id="230" w:date="2021-06-11T05:23:14Z">
                <w:r w:rsidDel="00000000" w:rsidR="00000000" w:rsidRPr="00000000">
                  <w:rPr>
                    <w:rtl w:val="0"/>
                  </w:rPr>
                </w:r>
              </w:ins>
            </w:sdtContent>
          </w:sdt>
        </w:p>
      </w:sdtContent>
    </w:sdt>
    <w:sdt>
      <w:sdtPr>
        <w:tag w:val="goog_rdk_818"/>
      </w:sdtPr>
      <w:sdtContent>
        <w:p w:rsidR="00000000" w:rsidDel="00000000" w:rsidP="00000000" w:rsidRDefault="00000000" w:rsidRPr="00000000" w14:paraId="00000122">
          <w:pPr>
            <w:jc w:val="both"/>
            <w:rPr>
              <w:ins w:author="Judit Kumuthini" w:id="230" w:date="2021-06-11T05:23:14Z"/>
              <w:color w:val="6aa84f"/>
              <w:highlight w:val="white"/>
            </w:rPr>
          </w:pPr>
          <w:sdt>
            <w:sdtPr>
              <w:tag w:val="goog_rdk_817"/>
            </w:sdtPr>
            <w:sdtContent>
              <w:ins w:author="Judit Kumuthini" w:id="230" w:date="2021-06-11T05:23:14Z">
                <w:r w:rsidDel="00000000" w:rsidR="00000000" w:rsidRPr="00000000">
                  <w:rPr>
                    <w:color w:val="6aa84f"/>
                    <w:highlight w:val="white"/>
                    <w:rtl w:val="0"/>
                  </w:rPr>
                  <w:t xml:space="preserve">1.</w:t>
                  <w:tab/>
                  <w:t xml:space="preserve">Kumuthini, J. et. al. Minimum Information required for a DMET experiment reporting. 2016. Pharmacogenomics:17(14):1533-45. doi: 10.2217/pgs-2016-0015</w:t>
                </w:r>
              </w:ins>
            </w:sdtContent>
          </w:sdt>
        </w:p>
      </w:sdtContent>
    </w:sdt>
    <w:sdt>
      <w:sdtPr>
        <w:tag w:val="goog_rdk_820"/>
      </w:sdtPr>
      <w:sdtContent>
        <w:p w:rsidR="00000000" w:rsidDel="00000000" w:rsidP="00000000" w:rsidRDefault="00000000" w:rsidRPr="00000000" w14:paraId="00000123">
          <w:pPr>
            <w:jc w:val="both"/>
            <w:rPr>
              <w:ins w:author="Judit Kumuthini" w:id="230" w:date="2021-06-11T05:23:14Z"/>
              <w:color w:val="6aa84f"/>
              <w:highlight w:val="white"/>
            </w:rPr>
          </w:pPr>
          <w:sdt>
            <w:sdtPr>
              <w:tag w:val="goog_rdk_819"/>
            </w:sdtPr>
            <w:sdtContent>
              <w:ins w:author="Judit Kumuthini" w:id="230" w:date="2021-06-11T05:23:14Z">
                <w:r w:rsidDel="00000000" w:rsidR="00000000" w:rsidRPr="00000000">
                  <w:rPr>
                    <w:rtl w:val="0"/>
                  </w:rPr>
                </w:r>
              </w:ins>
            </w:sdtContent>
          </w:sdt>
        </w:p>
      </w:sdtContent>
    </w:sdt>
    <w:sdt>
      <w:sdtPr>
        <w:tag w:val="goog_rdk_822"/>
      </w:sdtPr>
      <w:sdtContent>
        <w:p w:rsidR="00000000" w:rsidDel="00000000" w:rsidP="00000000" w:rsidRDefault="00000000" w:rsidRPr="00000000" w14:paraId="00000124">
          <w:pPr>
            <w:jc w:val="both"/>
            <w:rPr>
              <w:rFonts w:ascii="Arial" w:cs="Arial" w:eastAsia="Arial" w:hAnsi="Arial"/>
              <w:b w:val="0"/>
              <w:i w:val="0"/>
              <w:smallCaps w:val="0"/>
              <w:strike w:val="0"/>
              <w:color w:val="000000"/>
              <w:sz w:val="22"/>
              <w:szCs w:val="22"/>
              <w:u w:val="none"/>
              <w:rPrChange w:author="Judit Kumuthini" w:id="231" w:date="2021-06-11T05:23:14Z">
                <w:rPr>
                  <w:color w:val="6aa84f"/>
                </w:rPr>
              </w:rPrChange>
            </w:rPr>
            <w:pPrChange w:author="Judit Kumuthini" w:id="0" w:date="2021-06-11T05:23:14Z">
              <w:pPr>
                <w:numPr>
                  <w:ilvl w:val="0"/>
                  <w:numId w:val="5"/>
                </w:numPr>
                <w:ind w:left="720" w:hanging="360"/>
                <w:jc w:val="both"/>
              </w:pPr>
            </w:pPrChange>
          </w:pPr>
          <w:sdt>
            <w:sdtPr>
              <w:tag w:val="goog_rdk_821"/>
            </w:sdtPr>
            <w:sdtContent>
              <w:r w:rsidDel="00000000" w:rsidR="00000000" w:rsidRPr="00000000">
                <w:rPr>
                  <w:rtl w:val="0"/>
                </w:rPr>
              </w:r>
            </w:sdtContent>
          </w:sdt>
        </w:p>
      </w:sdtContent>
    </w:sdt>
    <w:p w:rsidR="00000000" w:rsidDel="00000000" w:rsidP="00000000" w:rsidRDefault="00000000" w:rsidRPr="00000000" w14:paraId="00000125">
      <w:pPr>
        <w:numPr>
          <w:ilvl w:val="0"/>
          <w:numId w:val="5"/>
        </w:numPr>
        <w:ind w:left="720" w:hanging="360"/>
        <w:jc w:val="both"/>
        <w:rPr>
          <w:color w:val="ff0000"/>
        </w:rPr>
      </w:pPr>
      <w:r w:rsidDel="00000000" w:rsidR="00000000" w:rsidRPr="00000000">
        <w:rPr>
          <w:rtl w:val="0"/>
        </w:rPr>
      </w:r>
    </w:p>
    <w:p w:rsidR="00000000" w:rsidDel="00000000" w:rsidP="00000000" w:rsidRDefault="00000000" w:rsidRPr="00000000" w14:paraId="00000126">
      <w:pPr>
        <w:ind w:left="0" w:firstLine="0"/>
        <w:jc w:val="both"/>
        <w:rPr>
          <w:sz w:val="24"/>
          <w:szCs w:val="24"/>
        </w:rPr>
      </w:pPr>
      <w:r w:rsidDel="00000000" w:rsidR="00000000" w:rsidRPr="00000000">
        <w:rPr>
          <w:rtl w:val="0"/>
        </w:rPr>
      </w:r>
    </w:p>
    <w:p w:rsidR="00000000" w:rsidDel="00000000" w:rsidP="00000000" w:rsidRDefault="00000000" w:rsidRPr="00000000" w14:paraId="00000127">
      <w:pPr>
        <w:ind w:left="0" w:firstLine="0"/>
        <w:jc w:val="both"/>
        <w:rPr>
          <w:b w:val="1"/>
          <w:sz w:val="21"/>
          <w:szCs w:val="21"/>
        </w:rPr>
      </w:pPr>
      <w:r w:rsidDel="00000000" w:rsidR="00000000" w:rsidRPr="00000000">
        <w:rPr>
          <w:rtl w:val="0"/>
        </w:rPr>
      </w:r>
    </w:p>
    <w:p w:rsidR="00000000" w:rsidDel="00000000" w:rsidP="00000000" w:rsidRDefault="00000000" w:rsidRPr="00000000" w14:paraId="00000128">
      <w:pPr>
        <w:jc w:val="both"/>
        <w:rPr>
          <w:b w:val="1"/>
          <w:sz w:val="28"/>
          <w:szCs w:val="28"/>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isal M. Fadlelmola" w:id="27" w:date="2020-11-05T13:38:05Z">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goal is to develop a portal and better be consistent throughout the manuscript. It's a portal and not a database.</w:t>
      </w:r>
    </w:p>
  </w:comment>
  <w:comment w:author="Faisal M. Fadlelmola" w:id="17" w:date="2020-11-05T13:27:18Z">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African precision or African Genomic Medicine database? We need to be consistent throughout this manuscript.</w:t>
      </w:r>
    </w:p>
  </w:comment>
  <w:comment w:author="Lilia Romdhane" w:id="22" w:date="2021-05-24T14:56:00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also to present the genetic diversity and features of North African populations</w:t>
      </w:r>
    </w:p>
  </w:comment>
  <w:comment w:author="Faisal M. Fadlelmola" w:id="23" w:date="2021-06-04T07:43:50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there is no needs to concentrate on the North African to avoid being bias towards a certain region of Africa. Another issue, the goal of the manuscript is not to go deeper into the African diversity.</w:t>
      </w:r>
    </w:p>
  </w:comment>
  <w:comment w:author="Fouzia Radouani" w:id="54" w:date="2020-07-09T13:00:01Z">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suggestion</w:t>
      </w:r>
    </w:p>
  </w:comment>
  <w:comment w:author="Faisal M. Fadlelmola" w:id="55" w:date="2020-11-05T13:04:22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too long sentence, it needs to be broken into two sentences.</w:t>
      </w:r>
    </w:p>
  </w:comment>
  <w:comment w:author="Faisal M. Fadlelmola" w:id="56" w:date="2020-11-05T13:06:15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too long sentence, it needs to be broken into two sentences.</w:t>
      </w:r>
    </w:p>
  </w:comment>
  <w:comment w:author="yosr hamdi" w:id="57" w:date="2020-11-05T14:46:09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work on this sentence to make it shorter and more straight to the point.</w:t>
      </w:r>
    </w:p>
  </w:comment>
  <w:comment w:author="Fouzia Radouani" w:id="62" w:date="2020-07-09T13:00:01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suggestion</w:t>
      </w:r>
    </w:p>
  </w:comment>
  <w:comment w:author="Faisal M. Fadlelmola" w:id="63" w:date="2020-11-05T13:04:22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too long sentence, it needs to be broken into two sentences.</w:t>
      </w:r>
    </w:p>
  </w:comment>
  <w:comment w:author="Faisal M. Fadlelmola" w:id="64" w:date="2020-11-05T13:06:15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too long sentence, it needs to be broken into two sentences.</w:t>
      </w:r>
    </w:p>
  </w:comment>
  <w:comment w:author="yosr hamdi" w:id="65" w:date="2020-11-05T14:46:09Z">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work on this sentence to make it shorter and more straight to the point.</w:t>
      </w:r>
    </w:p>
  </w:comment>
  <w:comment w:author="Faisal M. Fadlelmola" w:id="49" w:date="2020-11-05T13:30:08Z">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incomplete sentence, please refine!</w:t>
      </w:r>
    </w:p>
  </w:comment>
  <w:comment w:author="Judit Kumuthini" w:id="19" w:date="2021-06-11T05:16:38Z">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the enzyme</w:t>
      </w:r>
    </w:p>
  </w:comment>
  <w:comment w:author="yosr hamdi" w:id="60" w:date="2020-11-04T18:39:19Z">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@radouani@gmail.com  do you mean a workflow of the different pre and post hackathons steps?</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Fouzia Radouani_</w:t>
      </w:r>
    </w:p>
  </w:comment>
  <w:comment w:author="Fouzia Radouani" w:id="61" w:date="2020-11-05T10:31:08Z">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@yosr.hamdi.82@gmail.com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see if it's necessary to add this workflow since we have many figures in the paper we can see the utility to an other workflow.</w:t>
      </w:r>
    </w:p>
  </w:comment>
  <w:comment w:author="Faisal M. Fadlelmola" w:id="96" w:date="2021-06-04T07:16:15Z">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changed to the new website address at UCT server.</w:t>
      </w:r>
    </w:p>
  </w:comment>
  <w:comment w:author="yosr hamdi" w:id="37" w:date="2020-11-04T18:37:51Z">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this section should move to the beginning of the methods section. so we start by explaining the global strategy and different  steps, then we can describe the different tasks that have been performed ( data mining, data curation, etc...)</w:t>
      </w:r>
    </w:p>
  </w:comment>
  <w:comment w:author="Fouzia Radouani" w:id="38" w:date="2020-11-05T10:24:26Z">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w:t>
      </w:r>
    </w:p>
  </w:comment>
  <w:comment w:author="Lilia Romdhane" w:id="79" w:date="2021-05-24T15:07:39Z">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diseases are monogenic ? complexe and multifactorial ?</w:t>
      </w:r>
    </w:p>
  </w:comment>
  <w:comment w:author="Fouzia Radouani" w:id="35" w:date="2020-11-05T10:04:35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difference? is it more relevant to gather these points?</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can we preserve the others efforts till the end? But suggestions and comments are welcome.</w:t>
      </w:r>
    </w:p>
  </w:comment>
  <w:comment w:author="Houcemeddine Othman" w:id="45" w:date="2020-11-05T05:19:43Z">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not to give too match details about the hackathon as this has been already described in detail in the ongoing paper and since also it is not the scoop of this paper. I think however it is relevant to put a brief contextual describtion that has led to the implementation of AGMP at the start of the Result section.</w:t>
      </w:r>
    </w:p>
  </w:comment>
  <w:comment w:author="Houcemeddine Othman" w:id="53" w:date="2020-11-05T05:19:43Z">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not to give too match details about the hackathon as this has been already described in detail in the ongoing paper and since also it is not the scoop of this paper. I think however it is relevant to put a brief contextual describtion that has led to the implementation of AGMP at the start of the Result section.</w:t>
      </w:r>
    </w:p>
  </w:comment>
  <w:comment w:author="Fouzia Radouani" w:id="107" w:date="2020-07-09T15:52:20Z">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 I will include</w:t>
      </w:r>
    </w:p>
  </w:comment>
  <w:comment w:author="Houcemeddine Othman" w:id="59" w:date="2020-11-05T05:22:41Z">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w:t>
      </w:r>
    </w:p>
  </w:comment>
  <w:comment w:author="Faisal M. Fadlelmola" w:id="24" w:date="2020-11-04T14:31:36Z">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in text format not bullet point. E.g. .. which will help to: 1. .......; 2. .....; 3. ....</w:t>
      </w:r>
    </w:p>
  </w:comment>
  <w:comment w:author="Rym Kefi" w:id="25" w:date="2020-11-04T18:30:15Z">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w:t>
      </w:r>
    </w:p>
  </w:comment>
  <w:comment w:author="Faisal M. Fadlelmola" w:id="29" w:date="2020-11-04T14:31:36Z">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in text format not bullet point. E.g. .. which will help to: 1. .......; 2. .....; 3. ....</w:t>
      </w:r>
    </w:p>
  </w:comment>
  <w:comment w:author="Rym Kefi" w:id="30" w:date="2020-11-04T18:30:15Z">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w:t>
      </w:r>
    </w:p>
  </w:comment>
  <w:comment w:author="Faisal M. Fadlelmola" w:id="32" w:date="2020-11-04T14:31:36Z">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in text format not bullet point. E.g. .. which will help to: 1. .......; 2. .....; 3. ....</w:t>
      </w:r>
    </w:p>
  </w:comment>
  <w:comment w:author="Rym Kefi" w:id="33" w:date="2020-11-04T18:30:15Z">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w:t>
      </w:r>
    </w:p>
  </w:comment>
  <w:comment w:author="Houcemeddine Othman" w:id="36" w:date="2020-11-05T05:21:50Z">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w:t>
      </w:r>
    </w:p>
  </w:comment>
  <w:comment w:author="Fouzia Radouani" w:id="46" w:date="2020-07-09T12:58:14Z">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suggestion</w:t>
      </w:r>
    </w:p>
  </w:comment>
  <w:comment w:author="Fouzia Radouani" w:id="52" w:date="2020-07-09T12:58:14Z">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suggestion</w:t>
      </w:r>
    </w:p>
  </w:comment>
  <w:comment w:author="Fouzia Radouani" w:id="40" w:date="2020-07-09T12:55:26Z">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make a difference to the Hackathon paper, I suggest to gather all information to be mentioned in this section (bullet points) in one paragraph summarizing all information to be included, this will allow avoiding what has been done in the hackathon paper (see the paragraph in red).</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Afficher moins</w:t>
      </w:r>
    </w:p>
  </w:comment>
  <w:comment w:author="Faisal M. Fadlelmola" w:id="41" w:date="2020-11-04T14:32:30Z">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should be in workflow diagram.</w:t>
      </w:r>
    </w:p>
  </w:comment>
  <w:comment w:author="yosr hamdi" w:id="42" w:date="2020-11-04T18:41:13Z">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@radouani@gmail.com I think we can add this workflow but we can also add one or two paragraphs resuming the Hackathon paper</w:t>
      </w:r>
    </w:p>
  </w:comment>
  <w:comment w:author="Fouzia Radouani" w:id="43" w:date="2020-11-05T10:19:33Z">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Exactly, it was drafted in the previous paragraph. We can also implement an workflow if necessary.</w:t>
      </w:r>
    </w:p>
  </w:comment>
  <w:comment w:author="yosr hamdi" w:id="44" w:date="2020-11-05T14:22:34Z">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also refer to the Hackathon paper that will be submitted or published before this paper</w:t>
      </w:r>
    </w:p>
  </w:comment>
  <w:comment w:author="Houcemeddine Othman" w:id="39" w:date="2020-11-05T05:41:11Z">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in Figure 1, Methods and results section</w:t>
      </w:r>
    </w:p>
  </w:comment>
  <w:comment w:author="Judit Kumuthini" w:id="20" w:date="2021-06-11T05:19:09Z">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w:t>
      </w:r>
    </w:p>
  </w:comment>
  <w:comment w:author="Fouzia Radouani" w:id="16" w:date="2020-07-09T13:28:04Z">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suggestion</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all my suggestions are not definitive, the improvement is continually in process. so if there is any suggestions, to put it as comment and it can be taken in consideration</w:t>
      </w:r>
    </w:p>
  </w:comment>
  <w:comment w:author="Fouzia Radouani" w:id="26" w:date="2020-07-09T12:59:39Z">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suggestion as it was mentioned in the project</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all my suggestions are not definitive, the improvement is continually in process. so if there is any suggestions,  to put it as comment and it can be taken in consideration</w:t>
      </w:r>
    </w:p>
  </w:comment>
  <w:comment w:author="Fouzia Radouani" w:id="31" w:date="2020-07-09T12:59:39Z">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suggestion as it was mentioned in the project</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all my suggestions are not definitive, the improvement is continually in process. so if there is any suggestions,  to put it as comment and it can be taken in consideration</w:t>
      </w:r>
    </w:p>
  </w:comment>
  <w:comment w:author="Fouzia Radouani" w:id="34" w:date="2020-07-09T12:59:39Z">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suggestion as it was mentioned in the project</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all my suggestions are not definitive, the improvement is continually in process. so if there is any suggestions,  to put it as comment and it can be taken in consideration</w:t>
      </w:r>
    </w:p>
  </w:comment>
  <w:comment w:author="Anonymous" w:id="9" w:date="2021-05-12T16:36:27Z">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propriarity or in house workflow</w:t>
      </w:r>
    </w:p>
  </w:comment>
  <w:comment w:author="Yasmina Jaufeerally Fakim" w:id="73" w:date="2021-07-07T18:04:54Z">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all the variants actionable?</w:t>
      </w:r>
    </w:p>
  </w:comment>
  <w:comment w:author="yosr hamdi" w:id="47" w:date="2020-11-04T18:51:40Z">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mean the post Hackathon or the pre-Hackaton phase? not clear</w:t>
      </w:r>
    </w:p>
  </w:comment>
  <w:comment w:author="Anonymous" w:id="5" w:date="2021-05-05T13:21:06Z">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point to make regarding African genomes is the legacy of being highly variable, where human come from and much needed as a missing link for Africans worldwide. Making them utilize genetic products and services that are not best suitable hence making it the PRIORITY!</w:t>
      </w:r>
    </w:p>
  </w:comment>
  <w:comment w:author="yosr hamdi" w:id="28" w:date="2020-11-04T19:14:12Z">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that this objective can be considered as one of the aims of the portal development ??</w:t>
      </w:r>
    </w:p>
  </w:comment>
  <w:comment w:author="yosr hamdi" w:id="50" w:date="2020-11-04T18:54:29Z">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to add details on Cape Town Hackathons? I can add this part</w:t>
      </w:r>
    </w:p>
  </w:comment>
  <w:comment w:author="yosr hamdi" w:id="51" w:date="2020-11-05T14:39:44Z">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Fouzia Radouani" w:id="72" w:date="2020-11-05T16:29:06Z">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the inputs from the technical team here.</w:t>
      </w:r>
    </w:p>
  </w:comment>
  <w:comment w:author="Fouzia Radouani" w:id="1" w:date="2020-07-15T23:53:35Z">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the members who participated in the data curation? can they be added on the list of authors. They also which to voluteer  to the development of the paper.</w:t>
      </w:r>
    </w:p>
  </w:comment>
  <w:comment w:author="Lyndon Zass" w:id="2" w:date="2020-07-16T07:57:52Z">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have to discuss in meeting, as everyone had an opportunity to volunteer before. In my opinion members are welcome to contribute, and in the end authorship will go to only the members who contributed to the paper.</w:t>
      </w:r>
    </w:p>
  </w:comment>
  <w:comment w:author="yosr hamdi" w:id="3" w:date="2020-11-05T14:14:56Z">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@radouani@gmail.com @lyndon.zass@uct.ac.za  I agree with Fouzia that members who did data curation should be involved in this task and can contribute to draf this section ...</w:t>
      </w:r>
    </w:p>
  </w:comment>
  <w:comment w:author="Chiamaka Okeke" w:id="89" w:date="2020-06-05T09:56:54Z">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subject to change with the portal update</w:t>
      </w:r>
    </w:p>
  </w:comment>
  <w:comment w:author="Fouzia Radouani" w:id="90" w:date="2020-07-09T10:55:15Z">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section represents the portal tutorial, this section can be discussed with the members who worked and developed the tutorial (Samah Ahmed, Reem Sellam, Chaimae Samtal and Lyndon...).</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Chiamaka, do you think this different from the tutorial?</w:t>
      </w:r>
    </w:p>
  </w:comment>
  <w:comment w:author="Reem Sallam" w:id="91" w:date="2020-07-09T11:44:37Z">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agree with you Fouzia, the section describes the portal tutorial that was initiated in Tunisia by Samah Ahmed and myself, then continued with the active contribution of several colleagues, Chaimae and Lyndon included);  in addition to the subsequently-added active contribution of Ozlem, Bilinga, and Chiamaka.</w:t>
      </w:r>
    </w:p>
  </w:comment>
  <w:comment w:author="chaimae samtal" w:id="92" w:date="2020-07-10T18:02:17Z">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Prof Fouzia and Prof Reem I agree with both of you! is the same as the tutorial we worked on and was initiated by Samah and Reem in Tunisia :)</w:t>
      </w:r>
    </w:p>
  </w:comment>
  <w:comment w:author="Chiamaka Okeke" w:id="93" w:date="2020-07-10T20:13:19Z">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Prof Fouzia, there is bound to be some redundancy between the portal tutorial and the demo section since both are based on the portal.</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portal tutorial describes how the user can navigate through the portal in terms of its resources, and Bilinga and I actively contributed to the first draft of the tutorial which was then adapted to certain sections.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demo however is a description/demonstration of the portal.</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solely wrote the demo section and members of the demo section team are requested to add their contributions which will be edited in the end to a precise, informative and less redundant section.</w:t>
      </w:r>
    </w:p>
  </w:comment>
  <w:comment w:author="Fouzia Radouani" w:id="94" w:date="2020-07-10T20:37:25Z">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Chiamaka for this clarification.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discuss this during our next meeting with you &amp; group.</w:t>
      </w:r>
    </w:p>
  </w:comment>
  <w:comment w:author="Faisal M. Fadlelmola" w:id="101" w:date="2020-11-05T14:47:27Z">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to be very careful here,  did the AGM portal contains such type of data sets e.g. African-American datasets?</w:t>
      </w:r>
    </w:p>
  </w:comment>
  <w:comment w:author="Fouzia Radouani" w:id="102" w:date="2020-11-10T10:54:59Z">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confirm that the AGM portal contain  African-American datasets</w:t>
      </w:r>
    </w:p>
  </w:comment>
  <w:comment w:author="Faisal M. Fadlelmola" w:id="78" w:date="2021-06-04T07:39:45Z">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will be better to define what "star_allele" as not all read of the paper knows the definition.</w:t>
      </w:r>
    </w:p>
  </w:comment>
  <w:comment w:author="Faisal M. Fadlelmola" w:id="106" w:date="2021-06-04T07:32:48Z">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explained briefly how we are going to achieve this goal.</w:t>
      </w:r>
    </w:p>
  </w:comment>
  <w:comment w:author="yosr hamdi" w:id="11" w:date="2020-11-05T14:18:58Z">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@radouani@gmail.com @yasmina@uom.ac.mu  both of you did great job in the introduction, but it is like we have two introductions :) I can work on merging your inputs  to avoid redundancy, what do you think?</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Fouzia Radouani_</w:t>
      </w:r>
    </w:p>
  </w:comment>
  <w:comment w:author="Yasmina Jaufeerally Fakim" w:id="12" w:date="2020-11-05T16:02:29Z">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@Yosr: I think that the introduction still needs a lot of work. You can add on it then we can re-organise the whole structure.</w:t>
      </w:r>
    </w:p>
  </w:comment>
  <w:comment w:author="yosr hamdi" w:id="13" w:date="2020-11-05T17:06:02Z">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third introduction has been added under what you wrote  @yasmina@uom.ac.mu  :) ... anyways, let's wait and see what this will look like at the end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Yasmina Jaufeerally Fakim_</w:t>
      </w:r>
    </w:p>
  </w:comment>
  <w:comment w:author="Fouzia Radouani" w:id="14" w:date="2020-11-05T23:54:14Z">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actually, we are at the step of drafting and putting all relevant ideas that come at our mind to implement the paper, we can exchange comments and suggestions on others' drafting. at a second step we can start cleaning and withdrawing to improve.</w:t>
      </w:r>
    </w:p>
  </w:comment>
  <w:comment w:author="Melek Chaouch" w:id="15" w:date="2020-11-06T11:44:24Z">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@yosr.hamdi.82@gmail.com  the three part are relevant and there is some overlap, it can be merged and harmonized</w:t>
      </w:r>
    </w:p>
  </w:comment>
  <w:comment w:author="Faisal M. Fadlelmola" w:id="100" w:date="2020-11-05T12:59:38Z">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@houcemoo@gmail.com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would be better to delete the work "prototype" as it will confuse the reviewers as some of them might not be familiar with the term, and will think that we didn't finish the portal. The term "prototype" is only known for computer scientists and engineers.</w:t>
      </w:r>
    </w:p>
  </w:comment>
  <w:comment w:author="yosr hamdi" w:id="48" w:date="2020-11-05T14:50:06Z">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removing this, as it gives a lot of details and has been said in the Hackathon paper</w:t>
      </w:r>
    </w:p>
  </w:comment>
  <w:comment w:author="Fouzia Radouani" w:id="67" w:date="2020-11-05T10:09:37Z">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to add here to tables numbers</w:t>
      </w:r>
    </w:p>
  </w:comment>
  <w:comment w:author="Houcemeddine Othman" w:id="68" w:date="2020-11-07T15:37:17Z">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refers to the data structure and not a table in the article</w:t>
      </w:r>
    </w:p>
  </w:comment>
  <w:comment w:author="Fouzia Radouani" w:id="10" w:date="2020-11-11T10:25:18Z">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we should specify precision medicine Genomics data</w:t>
      </w:r>
    </w:p>
  </w:comment>
  <w:comment w:author="Fouzia Radouani" w:id="4" w:date="2020-11-11T10:17:46Z">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@yosr.hamdi.82@gmail.com</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introduction , but it describes only the amount of genomic data in general, I think we should target the precision medicine and paharmacogenomics data in Africa as problematic (scarcity and/or existing data) to be able to come with our goal to develop the portal.</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yosr hamdi_</w:t>
      </w:r>
    </w:p>
  </w:comment>
  <w:comment w:author="yosr hamdi" w:id="58" w:date="2020-11-05T14:48:25Z">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removing this part as it has been already said in the previous paragraph. it is redundant</w:t>
      </w:r>
    </w:p>
  </w:comment>
  <w:comment w:author="yosr hamdi" w:id="66" w:date="2020-11-05T14:48:25Z">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removing this part as it has been already said in the previous paragraph. it is redundant</w:t>
      </w:r>
    </w:p>
  </w:comment>
  <w:comment w:author="yosr hamdi" w:id="0" w:date="2020-11-05T14:57:23Z">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this step we have to add the work that has been done during the hackathons ( WE can not ignore this step because A LOT has been done during these hackathons!) ... we already wrote a  section on this (  Fouzia,  Faisal and my self)  THANKS</w:t>
      </w:r>
    </w:p>
  </w:comment>
  <w:comment w:author="Fouzia Radouani" w:id="80" w:date="2020-11-05T15:19:50Z">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to add a row corresponding to the variants in the table xxx</w:t>
      </w:r>
    </w:p>
  </w:comment>
  <w:comment w:author="Houcemeddine Othman" w:id="81" w:date="2020-11-07T15:40:19Z">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variants are the sum of SNVs and star alleles. I think adding them to the table will confuse the reader to think they are different types of data</w:t>
      </w:r>
    </w:p>
  </w:comment>
  <w:comment w:author="yosr hamdi" w:id="82" w:date="2020-11-09T11:05:16Z">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be we can add additional information in this table to make it more comprehensive ....this information has been discussed in the text</w:t>
      </w:r>
    </w:p>
  </w:comment>
  <w:comment w:author="Faisal M. Fadlelmola" w:id="83" w:date="2021-06-04T07:38:04Z">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count of entries need to be double checked before manuscript submission to make sure the numbers are relevant and up-to-date.</w:t>
      </w:r>
    </w:p>
  </w:comment>
  <w:comment w:author="Lilia Romdhane" w:id="97" w:date="2021-05-24T16:26:28Z">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search by Country/Population will be added in the next version of AGMP ?</w:t>
      </w:r>
    </w:p>
  </w:comment>
  <w:comment w:author="yosr hamdi" w:id="21" w:date="2020-11-05T17:17:34Z">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Fouzia Radouani" w:id="103" w:date="2020-11-06T19:31:40Z">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 paper is under submission, I think we still can't use it as Ref</w:t>
      </w:r>
    </w:p>
  </w:comment>
  <w:comment w:author="Melek Chaouch" w:id="104" w:date="2020-11-09T09:09:07Z">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hope it will be published soon</w:t>
      </w:r>
    </w:p>
  </w:comment>
  <w:comment w:author="Fouzia Radouani" w:id="105" w:date="2020-11-10T10:59:08Z">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hope its acceptance before the submission of this paper</w:t>
      </w:r>
    </w:p>
  </w:comment>
  <w:comment w:author="chaimae samtal" w:id="95" w:date="2020-11-06T20:52:25Z">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has been described in the following lines of the paragraph</w:t>
      </w:r>
    </w:p>
  </w:comment>
  <w:comment w:author="Lilia Romdhane" w:id="69" w:date="2021-05-24T16:36:23Z">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@houcemoo@gmail.com I queried the AGMP with a monogenic disease. I found that there is a p-value of the association of the mutation to the disease. How it was calculated as there is no mention of a p-value in the original paper. May this could also put in more details in the text.</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Houcemeddine Othman_</w:t>
      </w:r>
    </w:p>
  </w:comment>
  <w:comment w:author="Melek Chaouch" w:id="85" w:date="2020-11-06T11:11:37Z">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waffle plot not relevant, we can keep the map and the legend.</w:t>
      </w:r>
    </w:p>
  </w:comment>
  <w:comment w:author="Melek Chaouch" w:id="86" w:date="2020-11-06T11:14:33Z">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add the legend cited in the previous figure</w:t>
      </w:r>
    </w:p>
  </w:comment>
  <w:comment w:author="Melek Chaouch" w:id="84" w:date="2020-11-06T11:08:56Z">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necessary, information already given in the text.</w:t>
      </w:r>
    </w:p>
  </w:comment>
  <w:comment w:author="Faisal M. Fadlelmola" w:id="6" w:date="2020-11-05T13:36:58Z">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you think, we need to be specific. e.g. African genomic variants</w:t>
      </w:r>
    </w:p>
  </w:comment>
  <w:comment w:author="yosr hamdi" w:id="7" w:date="2020-11-05T14:15:36Z">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@faisal.mohamed@hotmail.com agree</w:t>
      </w:r>
    </w:p>
  </w:comment>
  <w:comment w:author="Fouzia Radouani" w:id="8" w:date="2020-11-05T23:48:06Z">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specification of variant here is important and needed</w:t>
      </w:r>
    </w:p>
  </w:comment>
  <w:comment w:author="Fouzia Radouani" w:id="76" w:date="2020-11-05T12:48:37Z">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to mention that we started by using PharmGKB and DisGeNET for the implementation of the AGMP, to show that we will sustain the update and include new data.</w:t>
      </w:r>
    </w:p>
  </w:comment>
  <w:comment w:author="Houcemeddine Othman" w:id="77" w:date="2020-11-07T15:38:54Z">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paragraph that you have written I think it fits that very well and maybe it should be moved to the start of the results.</w:t>
      </w:r>
    </w:p>
  </w:comment>
  <w:comment w:author="Ghedira Kais" w:id="18" w:date="2020-12-15T13:21:23Z">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"Genomic medicine" is more appropriate</w:t>
      </w:r>
    </w:p>
  </w:comment>
  <w:comment w:author="Faisal M. Fadlelmola" w:id="98" w:date="2020-11-05T13:35:07Z">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Better be consistent throughout the manuscript. It's a portal and not a database.</w:t>
      </w:r>
    </w:p>
  </w:comment>
  <w:comment w:author="Melek Chaouch" w:id="99" w:date="2020-11-06T11:15:48Z">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w:t>
      </w:r>
    </w:p>
  </w:comment>
  <w:comment w:author="Fouzia Radouani" w:id="75" w:date="2020-11-05T12:40:56Z">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w:t>
      </w:r>
    </w:p>
  </w:comment>
  <w:comment w:author="Faisal M. Fadlelmola" w:id="87" w:date="2020-11-05T13:33:37Z">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Acknowledgements and they are co-authors within this manuscript? There is no point in doing so.</w:t>
      </w:r>
    </w:p>
  </w:comment>
  <w:comment w:author="Fouzia Radouani" w:id="88" w:date="2020-11-05T16:04:03Z">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no need for this Acknowledgements</w:t>
      </w:r>
    </w:p>
  </w:comment>
  <w:comment w:author="Fouzia Radouani" w:id="74" w:date="2020-11-05T12:39:31Z">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to give more specification to these genetic markers (e.g: associated to diseases' therapy management)</w:t>
      </w:r>
    </w:p>
  </w:comment>
  <w:comment w:author="Fouzia Radouani" w:id="70" w:date="2020-11-05T12:19:26Z">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add here the link or website of DRUGBANK @houcemoo@gmail.com</w:t>
      </w:r>
    </w:p>
  </w:comment>
  <w:comment w:author="Houcemeddine Othman" w:id="71" w:date="2020-11-05T12:53:04Z">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Fouzia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2B" w15:done="0"/>
  <w15:commentEx w15:paraId="0000012C" w15:done="0"/>
  <w15:commentEx w15:paraId="0000012D" w15:done="0"/>
  <w15:commentEx w15:paraId="0000012E" w15:paraIdParent="0000012D" w15:done="0"/>
  <w15:commentEx w15:paraId="0000012F" w15:done="0"/>
  <w15:commentEx w15:paraId="00000130" w15:paraIdParent="0000012F" w15:done="0"/>
  <w15:commentEx w15:paraId="00000131" w15:paraIdParent="0000012F" w15:done="0"/>
  <w15:commentEx w15:paraId="00000132" w15:paraIdParent="0000012F" w15:done="0"/>
  <w15:commentEx w15:paraId="00000133" w15:done="0"/>
  <w15:commentEx w15:paraId="00000134" w15:paraIdParent="00000133" w15:done="0"/>
  <w15:commentEx w15:paraId="00000135" w15:paraIdParent="00000133" w15:done="0"/>
  <w15:commentEx w15:paraId="00000136" w15:paraIdParent="00000133" w15:done="0"/>
  <w15:commentEx w15:paraId="00000137" w15:done="0"/>
  <w15:commentEx w15:paraId="00000138" w15:done="0"/>
  <w15:commentEx w15:paraId="0000013A" w15:done="0"/>
  <w15:commentEx w15:paraId="0000013C" w15:paraIdParent="0000013A" w15:done="0"/>
  <w15:commentEx w15:paraId="0000013D" w15:done="0"/>
  <w15:commentEx w15:paraId="0000013E" w15:done="0"/>
  <w15:commentEx w15:paraId="0000013F" w15:paraIdParent="0000013E" w15:done="0"/>
  <w15:commentEx w15:paraId="00000140" w15:done="0"/>
  <w15:commentEx w15:paraId="00000142" w15:done="0"/>
  <w15:commentEx w15:paraId="00000143" w15:done="0"/>
  <w15:commentEx w15:paraId="00000144" w15:done="0"/>
  <w15:commentEx w15:paraId="00000145" w15:done="0"/>
  <w15:commentEx w15:paraId="00000146" w15:done="0"/>
  <w15:commentEx w15:paraId="00000147" w15:done="0"/>
  <w15:commentEx w15:paraId="00000148" w15:paraIdParent="00000147" w15:done="0"/>
  <w15:commentEx w15:paraId="00000149" w15:done="0"/>
  <w15:commentEx w15:paraId="0000014A" w15:paraIdParent="00000149" w15:done="0"/>
  <w15:commentEx w15:paraId="0000014B" w15:done="0"/>
  <w15:commentEx w15:paraId="0000014C" w15:paraIdParent="0000014B" w15:done="0"/>
  <w15:commentEx w15:paraId="0000014D" w15:done="0"/>
  <w15:commentEx w15:paraId="0000014E" w15:done="0"/>
  <w15:commentEx w15:paraId="0000014F" w15:done="0"/>
  <w15:commentEx w15:paraId="00000151" w15:done="0"/>
  <w15:commentEx w15:paraId="00000152" w15:paraIdParent="00000151" w15:done="0"/>
  <w15:commentEx w15:paraId="00000153" w15:paraIdParent="00000151" w15:done="0"/>
  <w15:commentEx w15:paraId="00000154" w15:paraIdParent="00000151" w15:done="0"/>
  <w15:commentEx w15:paraId="00000155" w15:paraIdParent="00000151" w15:done="0"/>
  <w15:commentEx w15:paraId="00000156" w15:done="0"/>
  <w15:commentEx w15:paraId="00000157" w15:done="0"/>
  <w15:commentEx w15:paraId="00000159" w15:done="0"/>
  <w15:commentEx w15:paraId="0000015B" w15:done="0"/>
  <w15:commentEx w15:paraId="0000015D" w15:done="0"/>
  <w15:commentEx w15:paraId="0000015F" w15:done="0"/>
  <w15:commentEx w15:paraId="00000160" w15:done="0"/>
  <w15:commentEx w15:paraId="00000161" w15:done="0"/>
  <w15:commentEx w15:paraId="00000162" w15:done="0"/>
  <w15:commentEx w15:paraId="00000163" w15:done="0"/>
  <w15:commentEx w15:paraId="00000164" w15:done="0"/>
  <w15:commentEx w15:paraId="00000165" w15:done="0"/>
  <w15:commentEx w15:paraId="00000166" w15:paraIdParent="00000165" w15:done="0"/>
  <w15:commentEx w15:paraId="00000167" w15:done="0"/>
  <w15:commentEx w15:paraId="00000168" w15:done="0"/>
  <w15:commentEx w15:paraId="00000169" w15:paraIdParent="00000168" w15:done="0"/>
  <w15:commentEx w15:paraId="0000016A" w15:paraIdParent="00000168" w15:done="0"/>
  <w15:commentEx w15:paraId="0000016B" w15:done="0"/>
  <w15:commentEx w15:paraId="0000016D" w15:paraIdParent="0000016B" w15:done="0"/>
  <w15:commentEx w15:paraId="0000016E" w15:paraIdParent="0000016B" w15:done="0"/>
  <w15:commentEx w15:paraId="0000016F" w15:paraIdParent="0000016B" w15:done="0"/>
  <w15:commentEx w15:paraId="00000175" w15:paraIdParent="0000016B" w15:done="0"/>
  <w15:commentEx w15:paraId="00000177" w15:paraIdParent="0000016B" w15:done="0"/>
  <w15:commentEx w15:paraId="00000178" w15:done="0"/>
  <w15:commentEx w15:paraId="00000179" w15:paraIdParent="00000178" w15:done="0"/>
  <w15:commentEx w15:paraId="0000017A" w15:done="0"/>
  <w15:commentEx w15:paraId="0000017B" w15:done="0"/>
  <w15:commentEx w15:paraId="0000017D" w15:done="0"/>
  <w15:commentEx w15:paraId="0000017E" w15:paraIdParent="0000017D" w15:done="0"/>
  <w15:commentEx w15:paraId="00000180" w15:paraIdParent="0000017D" w15:done="0"/>
  <w15:commentEx w15:paraId="00000181" w15:paraIdParent="0000017D" w15:done="0"/>
  <w15:commentEx w15:paraId="00000182" w15:paraIdParent="0000017D" w15:done="0"/>
  <w15:commentEx w15:paraId="00000184" w15:done="0"/>
  <w15:commentEx w15:paraId="00000185" w15:done="0"/>
  <w15:commentEx w15:paraId="00000186" w15:done="0"/>
  <w15:commentEx w15:paraId="00000187" w15:paraIdParent="00000186" w15:done="0"/>
  <w15:commentEx w15:paraId="00000188" w15:done="0"/>
  <w15:commentEx w15:paraId="0000018B" w15:done="0"/>
  <w15:commentEx w15:paraId="0000018C" w15:done="0"/>
  <w15:commentEx w15:paraId="0000018D" w15:done="0"/>
  <w15:commentEx w15:paraId="0000018E" w15:done="0"/>
  <w15:commentEx w15:paraId="0000018F" w15:done="0"/>
  <w15:commentEx w15:paraId="00000190" w15:paraIdParent="0000018F" w15:done="0"/>
  <w15:commentEx w15:paraId="00000191" w15:done="0"/>
  <w15:commentEx w15:paraId="00000192" w15:paraIdParent="00000191" w15:done="0"/>
  <w15:commentEx w15:paraId="00000193" w15:done="0"/>
  <w15:commentEx w15:paraId="00000194" w15:done="0"/>
  <w15:commentEx w15:paraId="00000195" w15:done="0"/>
  <w15:commentEx w15:paraId="00000196" w15:paraIdParent="00000195" w15:done="0"/>
  <w15:commentEx w15:paraId="00000197" w15:paraIdParent="00000195" w15:done="0"/>
  <w15:commentEx w15:paraId="00000198" w15:done="0"/>
  <w15:commentEx w15:paraId="0000019A" w15:done="0"/>
  <w15:commentEx w15:paraId="0000019B" w15:done="0"/>
  <w15:commentEx w15:paraId="0000019C" w15:done="0"/>
  <w15:commentEx w15:paraId="0000019D" w15:done="0"/>
  <w15:commentEx w15:paraId="0000019E" w15:done="0"/>
  <w15:commentEx w15:paraId="0000019F" w15:paraIdParent="0000019E" w15:done="0"/>
  <w15:commentEx w15:paraId="000001A0" w15:paraIdParent="0000019E" w15:done="0"/>
  <w15:commentEx w15:paraId="000001A1" w15:done="0"/>
  <w15:commentEx w15:paraId="000001A2" w15:paraIdParent="000001A1" w15:done="0"/>
  <w15:commentEx w15:paraId="000001A3" w15:done="0"/>
  <w15:commentEx w15:paraId="000001A4" w15:done="0"/>
  <w15:commentEx w15:paraId="000001A5" w15:paraIdParent="000001A4" w15:done="0"/>
  <w15:commentEx w15:paraId="000001A6" w15:done="0"/>
  <w15:commentEx w15:paraId="000001A7" w15:done="0"/>
  <w15:commentEx w15:paraId="000001A8" w15:paraIdParent="000001A7" w15:done="0"/>
  <w15:commentEx w15:paraId="000001A9" w15:done="0"/>
  <w15:commentEx w15:paraId="000001AA" w15:done="0"/>
  <w15:commentEx w15:paraId="000001AB" w15:paraIdParent="000001A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i.org/10.1038/clpt.2013.101" TargetMode="External"/><Relationship Id="rId15" Type="http://schemas.openxmlformats.org/officeDocument/2006/relationships/hyperlink" Target="https://agpm.knust.edu.gh/" TargetMode="External"/><Relationship Id="rId14" Type="http://schemas.openxmlformats.org/officeDocument/2006/relationships/hyperlink" Target="https://agpm.knust.edu.gh/" TargetMode="External"/><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pubmed.ncbi.nlm.nih.gov/32125935/" TargetMode="External"/><Relationship Id="rId6" Type="http://schemas.openxmlformats.org/officeDocument/2006/relationships/styles" Target="styles.xml"/><Relationship Id="rId18" Type="http://schemas.openxmlformats.org/officeDocument/2006/relationships/hyperlink" Target="https://healthitanalytics.com/features/what-are-precision-medicine-and-personalized-medicine" TargetMode="Externa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cd6at6QyFZ8UxOFJo/C5IBfgZQ==">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